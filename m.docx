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8"/>
        <w:gridCol w:w="2430"/>
        <w:gridCol w:w="1440"/>
      </w:tblGrid>
      <w:tr w:rsidR="000630C8" w:rsidRPr="00E16DA4" w14:paraId="3A0A224C" w14:textId="77777777" w:rsidTr="00F26B24">
        <w:trPr>
          <w:cantSplit/>
        </w:trPr>
        <w:tc>
          <w:tcPr>
            <w:tcW w:w="5508" w:type="dxa"/>
            <w:vMerge w:val="restart"/>
          </w:tcPr>
          <w:p w14:paraId="5CD2B876" w14:textId="77777777" w:rsidR="000630C8" w:rsidRPr="00CE647B" w:rsidRDefault="000630C8" w:rsidP="00F26B24">
            <w:pPr>
              <w:pStyle w:val="Title"/>
              <w:jc w:val="left"/>
              <w:rPr>
                <w:rFonts w:ascii="GE Inspira" w:hAnsi="GE Inspira"/>
                <w:b w:val="0"/>
                <w:szCs w:val="24"/>
              </w:rPr>
            </w:pPr>
            <w:r w:rsidRPr="00CE647B">
              <w:rPr>
                <w:rFonts w:ascii="GE Inspira" w:hAnsi="GE Inspira"/>
                <w:kern w:val="1"/>
              </w:rPr>
              <w:t>Electrical Signature Analysis</w:t>
            </w:r>
          </w:p>
        </w:tc>
        <w:tc>
          <w:tcPr>
            <w:tcW w:w="3870" w:type="dxa"/>
            <w:gridSpan w:val="2"/>
          </w:tcPr>
          <w:p w14:paraId="1AFB697A" w14:textId="77777777" w:rsidR="000630C8" w:rsidRPr="00E16DA4" w:rsidRDefault="000630C8" w:rsidP="00F26B24">
            <w:r w:rsidRPr="00E16DA4">
              <w:rPr>
                <w:bCs/>
                <w:sz w:val="24"/>
              </w:rPr>
              <w:t xml:space="preserve">Owner: </w:t>
            </w:r>
            <w:r>
              <w:rPr>
                <w:bCs/>
                <w:sz w:val="24"/>
              </w:rPr>
              <w:t>Vijay Muthukrishnan</w:t>
            </w:r>
          </w:p>
        </w:tc>
      </w:tr>
      <w:tr w:rsidR="000630C8" w:rsidRPr="00E16DA4" w14:paraId="39DBFCA0" w14:textId="77777777" w:rsidTr="00F26B24">
        <w:trPr>
          <w:cantSplit/>
        </w:trPr>
        <w:tc>
          <w:tcPr>
            <w:tcW w:w="5508" w:type="dxa"/>
            <w:vMerge/>
          </w:tcPr>
          <w:p w14:paraId="31D28132" w14:textId="77777777" w:rsidR="000630C8" w:rsidRPr="00E16DA4" w:rsidRDefault="000630C8" w:rsidP="00F26B24">
            <w:pPr>
              <w:pStyle w:val="Title"/>
              <w:jc w:val="left"/>
              <w:rPr>
                <w:rFonts w:ascii="GE Inspira" w:hAnsi="GE Inspira" w:cs="Arial"/>
                <w:b w:val="0"/>
                <w:bCs/>
                <w:sz w:val="24"/>
              </w:rPr>
            </w:pPr>
          </w:p>
        </w:tc>
        <w:tc>
          <w:tcPr>
            <w:tcW w:w="2430" w:type="dxa"/>
          </w:tcPr>
          <w:p w14:paraId="73B32EDB" w14:textId="77777777" w:rsidR="000630C8" w:rsidRPr="00E16DA4" w:rsidRDefault="000630C8" w:rsidP="00F26B24">
            <w:pPr>
              <w:pStyle w:val="Title"/>
              <w:jc w:val="left"/>
              <w:rPr>
                <w:rFonts w:ascii="GE Inspira" w:hAnsi="GE Inspira"/>
                <w:b w:val="0"/>
                <w:bCs/>
                <w:sz w:val="24"/>
                <w:szCs w:val="24"/>
              </w:rPr>
            </w:pPr>
            <w:r w:rsidRPr="00E16DA4">
              <w:rPr>
                <w:rFonts w:ascii="GE Inspira" w:hAnsi="GE Inspira"/>
                <w:b w:val="0"/>
                <w:bCs/>
                <w:sz w:val="24"/>
                <w:szCs w:val="24"/>
              </w:rPr>
              <w:t xml:space="preserve">Date: </w:t>
            </w:r>
            <w:r w:rsidR="00162DD3">
              <w:rPr>
                <w:rFonts w:ascii="GE Inspira" w:hAnsi="GE Inspira"/>
                <w:b w:val="0"/>
                <w:bCs/>
                <w:sz w:val="22"/>
                <w:szCs w:val="22"/>
              </w:rPr>
              <w:t>19</w:t>
            </w:r>
            <w:r>
              <w:rPr>
                <w:rFonts w:ascii="GE Inspira" w:hAnsi="GE Inspira"/>
                <w:b w:val="0"/>
                <w:bCs/>
                <w:sz w:val="22"/>
                <w:szCs w:val="22"/>
              </w:rPr>
              <w:t>-</w:t>
            </w:r>
            <w:r w:rsidR="00162DD3">
              <w:rPr>
                <w:rFonts w:ascii="GE Inspira" w:hAnsi="GE Inspira"/>
                <w:b w:val="0"/>
                <w:bCs/>
                <w:sz w:val="22"/>
                <w:szCs w:val="22"/>
              </w:rPr>
              <w:t>May</w:t>
            </w:r>
            <w:r>
              <w:rPr>
                <w:rFonts w:ascii="GE Inspira" w:hAnsi="GE Inspira"/>
                <w:b w:val="0"/>
                <w:bCs/>
                <w:sz w:val="22"/>
                <w:szCs w:val="22"/>
              </w:rPr>
              <w:t>-2017</w:t>
            </w:r>
          </w:p>
        </w:tc>
        <w:tc>
          <w:tcPr>
            <w:tcW w:w="1440" w:type="dxa"/>
          </w:tcPr>
          <w:p w14:paraId="3C1983A4" w14:textId="77777777" w:rsidR="000630C8" w:rsidRPr="00E16DA4" w:rsidRDefault="000630C8" w:rsidP="00F26B24">
            <w:r>
              <w:rPr>
                <w:bCs/>
                <w:sz w:val="24"/>
              </w:rPr>
              <w:t xml:space="preserve">Rev: </w:t>
            </w:r>
            <w:r w:rsidR="00730C89">
              <w:rPr>
                <w:bCs/>
                <w:sz w:val="24"/>
              </w:rPr>
              <w:t>1</w:t>
            </w:r>
            <w:r w:rsidR="00BC4328">
              <w:rPr>
                <w:bCs/>
                <w:sz w:val="24"/>
              </w:rPr>
              <w:t>1</w:t>
            </w:r>
            <w:r w:rsidR="00730C89">
              <w:rPr>
                <w:bCs/>
                <w:sz w:val="24"/>
              </w:rPr>
              <w:t>.0</w:t>
            </w:r>
          </w:p>
        </w:tc>
      </w:tr>
      <w:tr w:rsidR="000630C8" w:rsidRPr="00E16DA4" w14:paraId="2C1D549B" w14:textId="77777777" w:rsidTr="00F26B24">
        <w:trPr>
          <w:cantSplit/>
        </w:trPr>
        <w:tc>
          <w:tcPr>
            <w:tcW w:w="5508" w:type="dxa"/>
          </w:tcPr>
          <w:p w14:paraId="47775BFE" w14:textId="77777777" w:rsidR="000630C8" w:rsidRPr="00E16DA4" w:rsidRDefault="000630C8" w:rsidP="00F26B24">
            <w:pPr>
              <w:pStyle w:val="Title"/>
              <w:jc w:val="left"/>
              <w:rPr>
                <w:rFonts w:ascii="GE Inspira" w:hAnsi="GE Inspira" w:cs="Arial"/>
                <w:b w:val="0"/>
                <w:bCs/>
                <w:sz w:val="24"/>
              </w:rPr>
            </w:pPr>
            <w:r>
              <w:rPr>
                <w:rFonts w:ascii="GE Inspira" w:hAnsi="GE Inspira"/>
                <w:b w:val="0"/>
                <w:bCs/>
                <w:sz w:val="24"/>
                <w:szCs w:val="24"/>
              </w:rPr>
              <w:t>Author: Balakrishna. P</w:t>
            </w:r>
          </w:p>
        </w:tc>
        <w:tc>
          <w:tcPr>
            <w:tcW w:w="3870" w:type="dxa"/>
            <w:gridSpan w:val="2"/>
            <w:shd w:val="clear" w:color="auto" w:fill="D9D9D9"/>
          </w:tcPr>
          <w:p w14:paraId="4910FF42" w14:textId="77777777" w:rsidR="000630C8" w:rsidRPr="00E16DA4" w:rsidRDefault="000630C8" w:rsidP="00F26B24"/>
        </w:tc>
      </w:tr>
    </w:tbl>
    <w:p w14:paraId="7C4378AD" w14:textId="77777777" w:rsidR="000630C8" w:rsidRDefault="000630C8" w:rsidP="000630C8">
      <w:pPr>
        <w:rPr>
          <w:color w:val="000000"/>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350"/>
        <w:gridCol w:w="1260"/>
        <w:gridCol w:w="6120"/>
      </w:tblGrid>
      <w:tr w:rsidR="000630C8" w:rsidRPr="00364DA0" w14:paraId="5A5293E2" w14:textId="77777777" w:rsidTr="00F26B24">
        <w:tc>
          <w:tcPr>
            <w:tcW w:w="648" w:type="dxa"/>
          </w:tcPr>
          <w:p w14:paraId="437971CB" w14:textId="77777777" w:rsidR="000630C8" w:rsidRPr="00364DA0" w:rsidRDefault="000630C8" w:rsidP="00F26B24">
            <w:pPr>
              <w:rPr>
                <w:b/>
                <w:szCs w:val="22"/>
              </w:rPr>
            </w:pPr>
            <w:r w:rsidRPr="00364DA0">
              <w:rPr>
                <w:b/>
                <w:szCs w:val="22"/>
              </w:rPr>
              <w:t>Revision</w:t>
            </w:r>
          </w:p>
        </w:tc>
        <w:tc>
          <w:tcPr>
            <w:tcW w:w="1350" w:type="dxa"/>
          </w:tcPr>
          <w:p w14:paraId="250F56C8" w14:textId="77777777" w:rsidR="000630C8" w:rsidRPr="00364DA0" w:rsidRDefault="000630C8" w:rsidP="00F26B24">
            <w:pPr>
              <w:rPr>
                <w:b/>
                <w:bCs/>
                <w:szCs w:val="22"/>
              </w:rPr>
            </w:pPr>
            <w:r w:rsidRPr="00364DA0">
              <w:rPr>
                <w:b/>
                <w:bCs/>
                <w:szCs w:val="22"/>
              </w:rPr>
              <w:t>Revised By</w:t>
            </w:r>
          </w:p>
        </w:tc>
        <w:tc>
          <w:tcPr>
            <w:tcW w:w="1260" w:type="dxa"/>
          </w:tcPr>
          <w:p w14:paraId="58810EEC" w14:textId="77777777" w:rsidR="000630C8" w:rsidRPr="00364DA0" w:rsidRDefault="000630C8" w:rsidP="00F26B24">
            <w:pPr>
              <w:rPr>
                <w:b/>
                <w:bCs/>
                <w:szCs w:val="22"/>
              </w:rPr>
            </w:pPr>
            <w:r w:rsidRPr="00364DA0">
              <w:rPr>
                <w:b/>
                <w:bCs/>
                <w:szCs w:val="22"/>
              </w:rPr>
              <w:t>Date</w:t>
            </w:r>
          </w:p>
        </w:tc>
        <w:tc>
          <w:tcPr>
            <w:tcW w:w="6120" w:type="dxa"/>
          </w:tcPr>
          <w:p w14:paraId="6A264C86" w14:textId="77777777" w:rsidR="000630C8" w:rsidRPr="00364DA0" w:rsidRDefault="000630C8" w:rsidP="00F26B24">
            <w:pPr>
              <w:rPr>
                <w:b/>
                <w:bCs/>
                <w:szCs w:val="22"/>
              </w:rPr>
            </w:pPr>
            <w:r w:rsidRPr="00364DA0">
              <w:rPr>
                <w:b/>
                <w:bCs/>
                <w:szCs w:val="22"/>
              </w:rPr>
              <w:t>Description</w:t>
            </w:r>
          </w:p>
        </w:tc>
      </w:tr>
      <w:tr w:rsidR="000630C8" w:rsidRPr="00364DA0" w14:paraId="5ED7694F" w14:textId="77777777" w:rsidTr="00F26B24">
        <w:tc>
          <w:tcPr>
            <w:tcW w:w="648" w:type="dxa"/>
          </w:tcPr>
          <w:p w14:paraId="2D0031D3" w14:textId="77777777" w:rsidR="000630C8" w:rsidRPr="00364DA0" w:rsidRDefault="000630C8" w:rsidP="00F26B24">
            <w:pPr>
              <w:rPr>
                <w:sz w:val="18"/>
                <w:szCs w:val="18"/>
              </w:rPr>
            </w:pPr>
            <w:r>
              <w:rPr>
                <w:sz w:val="18"/>
                <w:szCs w:val="18"/>
              </w:rPr>
              <w:t>0</w:t>
            </w:r>
          </w:p>
        </w:tc>
        <w:tc>
          <w:tcPr>
            <w:tcW w:w="1350" w:type="dxa"/>
          </w:tcPr>
          <w:p w14:paraId="7B8434A1" w14:textId="77777777" w:rsidR="000630C8" w:rsidRPr="00CE647B" w:rsidRDefault="000630C8" w:rsidP="00F26B24">
            <w:pPr>
              <w:rPr>
                <w:sz w:val="18"/>
                <w:szCs w:val="18"/>
              </w:rPr>
            </w:pPr>
            <w:r w:rsidRPr="00CE647B">
              <w:rPr>
                <w:bCs/>
                <w:sz w:val="18"/>
                <w:szCs w:val="18"/>
              </w:rPr>
              <w:t>Balakrishna. P</w:t>
            </w:r>
          </w:p>
        </w:tc>
        <w:tc>
          <w:tcPr>
            <w:tcW w:w="1260" w:type="dxa"/>
          </w:tcPr>
          <w:p w14:paraId="19E4018C" w14:textId="77777777" w:rsidR="000630C8" w:rsidRPr="00364DA0" w:rsidRDefault="000630C8" w:rsidP="00F26B24">
            <w:pPr>
              <w:rPr>
                <w:sz w:val="18"/>
                <w:szCs w:val="18"/>
              </w:rPr>
            </w:pPr>
            <w:r>
              <w:rPr>
                <w:sz w:val="18"/>
                <w:szCs w:val="18"/>
              </w:rPr>
              <w:t>01-04-2016</w:t>
            </w:r>
          </w:p>
        </w:tc>
        <w:tc>
          <w:tcPr>
            <w:tcW w:w="6120" w:type="dxa"/>
          </w:tcPr>
          <w:p w14:paraId="5B1C117A" w14:textId="77777777" w:rsidR="000630C8" w:rsidRPr="00364DA0" w:rsidRDefault="000630C8" w:rsidP="00F26B24">
            <w:pPr>
              <w:rPr>
                <w:sz w:val="18"/>
                <w:szCs w:val="18"/>
              </w:rPr>
            </w:pPr>
            <w:r w:rsidRPr="00CE647B">
              <w:rPr>
                <w:sz w:val="18"/>
                <w:szCs w:val="18"/>
              </w:rPr>
              <w:t>Base specification</w:t>
            </w:r>
          </w:p>
        </w:tc>
      </w:tr>
      <w:tr w:rsidR="000630C8" w:rsidRPr="00364DA0" w14:paraId="331C702E" w14:textId="77777777" w:rsidTr="00F26B24">
        <w:tc>
          <w:tcPr>
            <w:tcW w:w="648" w:type="dxa"/>
          </w:tcPr>
          <w:p w14:paraId="08EFDC6F" w14:textId="77777777" w:rsidR="000630C8" w:rsidRPr="00364DA0" w:rsidRDefault="000630C8" w:rsidP="00F26B24">
            <w:pPr>
              <w:rPr>
                <w:sz w:val="18"/>
                <w:szCs w:val="18"/>
              </w:rPr>
            </w:pPr>
            <w:r>
              <w:rPr>
                <w:sz w:val="18"/>
                <w:szCs w:val="18"/>
              </w:rPr>
              <w:t>1</w:t>
            </w:r>
          </w:p>
        </w:tc>
        <w:tc>
          <w:tcPr>
            <w:tcW w:w="1350" w:type="dxa"/>
          </w:tcPr>
          <w:p w14:paraId="74E854E7" w14:textId="77777777" w:rsidR="000630C8" w:rsidRPr="00364DA0" w:rsidRDefault="000630C8" w:rsidP="00F26B24">
            <w:pPr>
              <w:rPr>
                <w:sz w:val="18"/>
                <w:szCs w:val="18"/>
              </w:rPr>
            </w:pPr>
            <w:r w:rsidRPr="00CE647B">
              <w:rPr>
                <w:bCs/>
                <w:sz w:val="18"/>
                <w:szCs w:val="18"/>
              </w:rPr>
              <w:t>Balakrishna. P</w:t>
            </w:r>
          </w:p>
        </w:tc>
        <w:tc>
          <w:tcPr>
            <w:tcW w:w="1260" w:type="dxa"/>
          </w:tcPr>
          <w:p w14:paraId="100E262B" w14:textId="77777777" w:rsidR="000630C8" w:rsidRPr="00364DA0" w:rsidRDefault="000630C8" w:rsidP="00F26B24">
            <w:pPr>
              <w:rPr>
                <w:sz w:val="18"/>
                <w:szCs w:val="18"/>
              </w:rPr>
            </w:pPr>
            <w:r>
              <w:rPr>
                <w:sz w:val="18"/>
                <w:szCs w:val="18"/>
              </w:rPr>
              <w:t>10-04-2016</w:t>
            </w:r>
          </w:p>
        </w:tc>
        <w:tc>
          <w:tcPr>
            <w:tcW w:w="6120" w:type="dxa"/>
          </w:tcPr>
          <w:p w14:paraId="09DB0A07" w14:textId="77777777" w:rsidR="000630C8" w:rsidRPr="00364DA0" w:rsidRDefault="000630C8" w:rsidP="00F26B24">
            <w:pPr>
              <w:rPr>
                <w:sz w:val="18"/>
                <w:szCs w:val="18"/>
              </w:rPr>
            </w:pPr>
            <w:r w:rsidRPr="00CE647B">
              <w:rPr>
                <w:sz w:val="18"/>
                <w:szCs w:val="18"/>
              </w:rPr>
              <w:t>Updated comments from Sudhanshu</w:t>
            </w:r>
          </w:p>
        </w:tc>
      </w:tr>
      <w:tr w:rsidR="000630C8" w:rsidRPr="00364DA0" w14:paraId="5E83C4F3" w14:textId="77777777" w:rsidTr="00F26B24">
        <w:tc>
          <w:tcPr>
            <w:tcW w:w="648" w:type="dxa"/>
            <w:tcBorders>
              <w:top w:val="single" w:sz="4" w:space="0" w:color="auto"/>
              <w:left w:val="single" w:sz="4" w:space="0" w:color="auto"/>
              <w:bottom w:val="single" w:sz="4" w:space="0" w:color="auto"/>
              <w:right w:val="single" w:sz="4" w:space="0" w:color="auto"/>
            </w:tcBorders>
          </w:tcPr>
          <w:p w14:paraId="6508730B" w14:textId="77777777" w:rsidR="000630C8" w:rsidRPr="00364DA0" w:rsidRDefault="000630C8" w:rsidP="00F26B24">
            <w:pPr>
              <w:rPr>
                <w:sz w:val="18"/>
                <w:szCs w:val="18"/>
              </w:rPr>
            </w:pPr>
            <w:r>
              <w:rPr>
                <w:sz w:val="18"/>
                <w:szCs w:val="18"/>
              </w:rPr>
              <w:t>2</w:t>
            </w:r>
          </w:p>
        </w:tc>
        <w:tc>
          <w:tcPr>
            <w:tcW w:w="1350" w:type="dxa"/>
            <w:tcBorders>
              <w:top w:val="single" w:sz="4" w:space="0" w:color="auto"/>
              <w:left w:val="single" w:sz="4" w:space="0" w:color="auto"/>
              <w:bottom w:val="single" w:sz="4" w:space="0" w:color="auto"/>
              <w:right w:val="single" w:sz="4" w:space="0" w:color="auto"/>
            </w:tcBorders>
          </w:tcPr>
          <w:p w14:paraId="10326123" w14:textId="77777777" w:rsidR="000630C8" w:rsidRPr="00364DA0" w:rsidRDefault="000630C8" w:rsidP="00F26B24">
            <w:pPr>
              <w:rPr>
                <w:sz w:val="18"/>
                <w:szCs w:val="18"/>
              </w:rPr>
            </w:pPr>
            <w:r w:rsidRPr="00CE647B">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77C54404" w14:textId="77777777" w:rsidR="000630C8" w:rsidRPr="00364DA0" w:rsidRDefault="000630C8" w:rsidP="00F26B24">
            <w:pPr>
              <w:rPr>
                <w:sz w:val="18"/>
                <w:szCs w:val="18"/>
              </w:rPr>
            </w:pPr>
            <w:r>
              <w:rPr>
                <w:sz w:val="18"/>
                <w:szCs w:val="18"/>
              </w:rPr>
              <w:t>01-05-2016</w:t>
            </w:r>
          </w:p>
        </w:tc>
        <w:tc>
          <w:tcPr>
            <w:tcW w:w="6120" w:type="dxa"/>
            <w:tcBorders>
              <w:top w:val="single" w:sz="4" w:space="0" w:color="auto"/>
              <w:left w:val="single" w:sz="4" w:space="0" w:color="auto"/>
              <w:bottom w:val="single" w:sz="4" w:space="0" w:color="auto"/>
              <w:right w:val="single" w:sz="4" w:space="0" w:color="auto"/>
            </w:tcBorders>
          </w:tcPr>
          <w:p w14:paraId="65CF5885" w14:textId="77777777" w:rsidR="000630C8" w:rsidRPr="00364DA0" w:rsidRDefault="000630C8" w:rsidP="00F26B24">
            <w:pPr>
              <w:rPr>
                <w:sz w:val="18"/>
                <w:szCs w:val="18"/>
              </w:rPr>
            </w:pPr>
            <w:r w:rsidRPr="00CE647B">
              <w:rPr>
                <w:sz w:val="18"/>
                <w:szCs w:val="18"/>
              </w:rPr>
              <w:t>Added appendix section with competitor ESA procedures and new ideas</w:t>
            </w:r>
          </w:p>
        </w:tc>
      </w:tr>
      <w:tr w:rsidR="000630C8" w:rsidRPr="00364DA0" w14:paraId="7D5A7F3D" w14:textId="77777777" w:rsidTr="00F26B24">
        <w:tc>
          <w:tcPr>
            <w:tcW w:w="648" w:type="dxa"/>
            <w:tcBorders>
              <w:top w:val="single" w:sz="4" w:space="0" w:color="auto"/>
              <w:left w:val="single" w:sz="4" w:space="0" w:color="auto"/>
              <w:bottom w:val="single" w:sz="4" w:space="0" w:color="auto"/>
              <w:right w:val="single" w:sz="4" w:space="0" w:color="auto"/>
            </w:tcBorders>
          </w:tcPr>
          <w:p w14:paraId="002787EE" w14:textId="77777777" w:rsidR="000630C8" w:rsidRDefault="000630C8" w:rsidP="00F26B24">
            <w:pPr>
              <w:rPr>
                <w:sz w:val="18"/>
                <w:szCs w:val="18"/>
              </w:rPr>
            </w:pPr>
            <w:r>
              <w:rPr>
                <w:sz w:val="18"/>
                <w:szCs w:val="18"/>
              </w:rPr>
              <w:t>3</w:t>
            </w:r>
          </w:p>
        </w:tc>
        <w:tc>
          <w:tcPr>
            <w:tcW w:w="1350" w:type="dxa"/>
            <w:tcBorders>
              <w:top w:val="single" w:sz="4" w:space="0" w:color="auto"/>
              <w:left w:val="single" w:sz="4" w:space="0" w:color="auto"/>
              <w:bottom w:val="single" w:sz="4" w:space="0" w:color="auto"/>
              <w:right w:val="single" w:sz="4" w:space="0" w:color="auto"/>
            </w:tcBorders>
          </w:tcPr>
          <w:p w14:paraId="07966D49" w14:textId="77777777" w:rsidR="000630C8" w:rsidRPr="00364DA0" w:rsidRDefault="000630C8" w:rsidP="00F26B24">
            <w:pPr>
              <w:rPr>
                <w:sz w:val="18"/>
                <w:szCs w:val="18"/>
              </w:rPr>
            </w:pPr>
            <w:r w:rsidRPr="00CE647B">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30EB495C" w14:textId="77777777" w:rsidR="000630C8" w:rsidRDefault="000630C8" w:rsidP="00F26B24">
            <w:r>
              <w:rPr>
                <w:sz w:val="18"/>
                <w:szCs w:val="18"/>
              </w:rPr>
              <w:t>15-05-2016</w:t>
            </w:r>
          </w:p>
        </w:tc>
        <w:tc>
          <w:tcPr>
            <w:tcW w:w="6120" w:type="dxa"/>
            <w:tcBorders>
              <w:top w:val="single" w:sz="4" w:space="0" w:color="auto"/>
              <w:left w:val="single" w:sz="4" w:space="0" w:color="auto"/>
              <w:bottom w:val="single" w:sz="4" w:space="0" w:color="auto"/>
              <w:right w:val="single" w:sz="4" w:space="0" w:color="auto"/>
            </w:tcBorders>
          </w:tcPr>
          <w:p w14:paraId="4D6A2D59" w14:textId="77777777" w:rsidR="000630C8" w:rsidRPr="00506692" w:rsidRDefault="000630C8" w:rsidP="00F26B24">
            <w:pPr>
              <w:rPr>
                <w:sz w:val="18"/>
                <w:szCs w:val="18"/>
              </w:rPr>
            </w:pPr>
            <w:r w:rsidRPr="00506692">
              <w:rPr>
                <w:color w:val="000000"/>
                <w:sz w:val="18"/>
              </w:rPr>
              <w:t xml:space="preserve">Added scope for v180, non-scope items are mentioned as </w:t>
            </w:r>
            <w:r w:rsidRPr="00506692">
              <w:rPr>
                <w:color w:val="000000"/>
                <w:sz w:val="18"/>
                <w:highlight w:val="yellow"/>
              </w:rPr>
              <w:t>&gt; v180</w:t>
            </w:r>
            <w:r w:rsidRPr="00506692">
              <w:rPr>
                <w:color w:val="000000"/>
                <w:sz w:val="18"/>
              </w:rPr>
              <w:t>.</w:t>
            </w:r>
          </w:p>
        </w:tc>
      </w:tr>
      <w:tr w:rsidR="000630C8" w:rsidRPr="00364DA0" w14:paraId="59340D52" w14:textId="77777777" w:rsidTr="00F26B24">
        <w:tc>
          <w:tcPr>
            <w:tcW w:w="648" w:type="dxa"/>
            <w:tcBorders>
              <w:top w:val="single" w:sz="4" w:space="0" w:color="auto"/>
              <w:left w:val="single" w:sz="4" w:space="0" w:color="auto"/>
              <w:bottom w:val="single" w:sz="4" w:space="0" w:color="auto"/>
              <w:right w:val="single" w:sz="4" w:space="0" w:color="auto"/>
            </w:tcBorders>
          </w:tcPr>
          <w:p w14:paraId="13D04FD5" w14:textId="77777777" w:rsidR="000630C8" w:rsidRDefault="000630C8" w:rsidP="00F26B24">
            <w:pPr>
              <w:rPr>
                <w:sz w:val="18"/>
                <w:szCs w:val="18"/>
              </w:rPr>
            </w:pPr>
            <w:r>
              <w:rPr>
                <w:sz w:val="18"/>
                <w:szCs w:val="18"/>
              </w:rPr>
              <w:t>4</w:t>
            </w:r>
          </w:p>
        </w:tc>
        <w:tc>
          <w:tcPr>
            <w:tcW w:w="1350" w:type="dxa"/>
            <w:tcBorders>
              <w:top w:val="single" w:sz="4" w:space="0" w:color="auto"/>
              <w:left w:val="single" w:sz="4" w:space="0" w:color="auto"/>
              <w:bottom w:val="single" w:sz="4" w:space="0" w:color="auto"/>
              <w:right w:val="single" w:sz="4" w:space="0" w:color="auto"/>
            </w:tcBorders>
          </w:tcPr>
          <w:p w14:paraId="39935DD8" w14:textId="77777777" w:rsidR="000630C8" w:rsidRPr="00364DA0" w:rsidRDefault="000630C8" w:rsidP="00F26B24">
            <w:pPr>
              <w:rPr>
                <w:sz w:val="18"/>
                <w:szCs w:val="18"/>
              </w:rPr>
            </w:pPr>
            <w:r w:rsidRPr="00CE647B">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6583FB89" w14:textId="77777777" w:rsidR="000630C8" w:rsidRDefault="000630C8" w:rsidP="00F26B24">
            <w:r>
              <w:rPr>
                <w:sz w:val="18"/>
                <w:szCs w:val="18"/>
              </w:rPr>
              <w:t>30-05-2016</w:t>
            </w:r>
          </w:p>
        </w:tc>
        <w:tc>
          <w:tcPr>
            <w:tcW w:w="6120" w:type="dxa"/>
            <w:tcBorders>
              <w:top w:val="single" w:sz="4" w:space="0" w:color="auto"/>
              <w:left w:val="single" w:sz="4" w:space="0" w:color="auto"/>
              <w:bottom w:val="single" w:sz="4" w:space="0" w:color="auto"/>
              <w:right w:val="single" w:sz="4" w:space="0" w:color="auto"/>
            </w:tcBorders>
          </w:tcPr>
          <w:p w14:paraId="1355AF55" w14:textId="77777777" w:rsidR="000630C8" w:rsidRPr="00506692" w:rsidRDefault="000630C8" w:rsidP="00F26B24">
            <w:pPr>
              <w:rPr>
                <w:sz w:val="18"/>
                <w:szCs w:val="18"/>
              </w:rPr>
            </w:pPr>
            <w:r w:rsidRPr="00506692">
              <w:rPr>
                <w:color w:val="000000"/>
                <w:sz w:val="18"/>
              </w:rPr>
              <w:t>Added review comments from Mital in data for manual section</w:t>
            </w:r>
          </w:p>
        </w:tc>
      </w:tr>
      <w:tr w:rsidR="000630C8" w:rsidRPr="00364DA0" w14:paraId="24F4A6CF" w14:textId="77777777" w:rsidTr="00F26B24">
        <w:tc>
          <w:tcPr>
            <w:tcW w:w="648" w:type="dxa"/>
            <w:tcBorders>
              <w:top w:val="single" w:sz="4" w:space="0" w:color="auto"/>
              <w:left w:val="single" w:sz="4" w:space="0" w:color="auto"/>
              <w:bottom w:val="single" w:sz="4" w:space="0" w:color="auto"/>
              <w:right w:val="single" w:sz="4" w:space="0" w:color="auto"/>
            </w:tcBorders>
          </w:tcPr>
          <w:p w14:paraId="3CEFDA88" w14:textId="77777777" w:rsidR="000630C8" w:rsidRDefault="000630C8" w:rsidP="00F26B24">
            <w:pPr>
              <w:rPr>
                <w:sz w:val="18"/>
                <w:szCs w:val="18"/>
              </w:rPr>
            </w:pPr>
            <w:r>
              <w:rPr>
                <w:sz w:val="18"/>
                <w:szCs w:val="18"/>
              </w:rPr>
              <w:t>5</w:t>
            </w:r>
          </w:p>
        </w:tc>
        <w:tc>
          <w:tcPr>
            <w:tcW w:w="1350" w:type="dxa"/>
            <w:tcBorders>
              <w:top w:val="single" w:sz="4" w:space="0" w:color="auto"/>
              <w:left w:val="single" w:sz="4" w:space="0" w:color="auto"/>
              <w:bottom w:val="single" w:sz="4" w:space="0" w:color="auto"/>
              <w:right w:val="single" w:sz="4" w:space="0" w:color="auto"/>
            </w:tcBorders>
          </w:tcPr>
          <w:p w14:paraId="589F61C8" w14:textId="77777777" w:rsidR="000630C8" w:rsidRPr="00364DA0" w:rsidRDefault="000630C8" w:rsidP="00F26B24">
            <w:pPr>
              <w:rPr>
                <w:sz w:val="18"/>
                <w:szCs w:val="18"/>
              </w:rPr>
            </w:pPr>
            <w:r w:rsidRPr="00CE647B">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75770F58" w14:textId="77777777" w:rsidR="000630C8" w:rsidRDefault="000630C8" w:rsidP="00F26B24">
            <w:r>
              <w:rPr>
                <w:sz w:val="18"/>
                <w:szCs w:val="18"/>
              </w:rPr>
              <w:t>01-Jun-2016</w:t>
            </w:r>
          </w:p>
        </w:tc>
        <w:tc>
          <w:tcPr>
            <w:tcW w:w="6120" w:type="dxa"/>
            <w:tcBorders>
              <w:top w:val="single" w:sz="4" w:space="0" w:color="auto"/>
              <w:left w:val="single" w:sz="4" w:space="0" w:color="auto"/>
              <w:bottom w:val="single" w:sz="4" w:space="0" w:color="auto"/>
              <w:right w:val="single" w:sz="4" w:space="0" w:color="auto"/>
            </w:tcBorders>
          </w:tcPr>
          <w:p w14:paraId="73948D10" w14:textId="77777777" w:rsidR="000630C8" w:rsidRPr="00506692" w:rsidRDefault="000630C8" w:rsidP="00F26B24">
            <w:pPr>
              <w:rPr>
                <w:sz w:val="18"/>
                <w:szCs w:val="18"/>
              </w:rPr>
            </w:pPr>
            <w:r w:rsidRPr="00506692">
              <w:rPr>
                <w:color w:val="000000"/>
                <w:sz w:val="18"/>
              </w:rPr>
              <w:t>Added review comments from Lubo, Umar, Mital (Spec review)</w:t>
            </w:r>
          </w:p>
        </w:tc>
      </w:tr>
      <w:tr w:rsidR="000630C8" w:rsidRPr="00364DA0" w14:paraId="41810138" w14:textId="77777777" w:rsidTr="00F26B24">
        <w:tc>
          <w:tcPr>
            <w:tcW w:w="648" w:type="dxa"/>
            <w:tcBorders>
              <w:top w:val="single" w:sz="4" w:space="0" w:color="auto"/>
              <w:left w:val="single" w:sz="4" w:space="0" w:color="auto"/>
              <w:bottom w:val="single" w:sz="4" w:space="0" w:color="auto"/>
              <w:right w:val="single" w:sz="4" w:space="0" w:color="auto"/>
            </w:tcBorders>
          </w:tcPr>
          <w:p w14:paraId="58B020C0" w14:textId="77777777" w:rsidR="000630C8" w:rsidRDefault="000630C8" w:rsidP="00F26B24">
            <w:pPr>
              <w:rPr>
                <w:sz w:val="18"/>
                <w:szCs w:val="18"/>
              </w:rPr>
            </w:pPr>
            <w:r>
              <w:rPr>
                <w:sz w:val="18"/>
                <w:szCs w:val="18"/>
              </w:rPr>
              <w:t>6</w:t>
            </w:r>
          </w:p>
        </w:tc>
        <w:tc>
          <w:tcPr>
            <w:tcW w:w="1350" w:type="dxa"/>
            <w:tcBorders>
              <w:top w:val="single" w:sz="4" w:space="0" w:color="auto"/>
              <w:left w:val="single" w:sz="4" w:space="0" w:color="auto"/>
              <w:bottom w:val="single" w:sz="4" w:space="0" w:color="auto"/>
              <w:right w:val="single" w:sz="4" w:space="0" w:color="auto"/>
            </w:tcBorders>
          </w:tcPr>
          <w:p w14:paraId="77E53F83" w14:textId="77777777" w:rsidR="000630C8" w:rsidRPr="00364DA0" w:rsidRDefault="000630C8" w:rsidP="00F26B24">
            <w:pPr>
              <w:rPr>
                <w:sz w:val="18"/>
                <w:szCs w:val="18"/>
              </w:rPr>
            </w:pPr>
            <w:r w:rsidRPr="00CE647B">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30C275A8" w14:textId="77777777" w:rsidR="000630C8" w:rsidRDefault="000630C8" w:rsidP="00F26B24">
            <w:pPr>
              <w:rPr>
                <w:sz w:val="18"/>
                <w:szCs w:val="18"/>
              </w:rPr>
            </w:pPr>
            <w:r>
              <w:rPr>
                <w:sz w:val="18"/>
                <w:szCs w:val="18"/>
              </w:rPr>
              <w:t>31-Mar-2017</w:t>
            </w:r>
          </w:p>
        </w:tc>
        <w:tc>
          <w:tcPr>
            <w:tcW w:w="6120" w:type="dxa"/>
            <w:tcBorders>
              <w:top w:val="single" w:sz="4" w:space="0" w:color="auto"/>
              <w:left w:val="single" w:sz="4" w:space="0" w:color="auto"/>
              <w:bottom w:val="single" w:sz="4" w:space="0" w:color="auto"/>
              <w:right w:val="single" w:sz="4" w:space="0" w:color="auto"/>
            </w:tcBorders>
          </w:tcPr>
          <w:p w14:paraId="2F288B9E" w14:textId="77777777" w:rsidR="000630C8" w:rsidRPr="00506692" w:rsidRDefault="000630C8" w:rsidP="00F26B24">
            <w:pPr>
              <w:rPr>
                <w:sz w:val="18"/>
                <w:szCs w:val="18"/>
              </w:rPr>
            </w:pPr>
            <w:r w:rsidRPr="00506692">
              <w:rPr>
                <w:color w:val="000000"/>
                <w:sz w:val="18"/>
              </w:rPr>
              <w:t>Updated discussion comments on 31/03/2017</w:t>
            </w:r>
          </w:p>
        </w:tc>
      </w:tr>
      <w:tr w:rsidR="000630C8" w:rsidRPr="00364DA0" w14:paraId="0A161BC1" w14:textId="77777777" w:rsidTr="00F26B24">
        <w:tc>
          <w:tcPr>
            <w:tcW w:w="648" w:type="dxa"/>
            <w:tcBorders>
              <w:top w:val="single" w:sz="4" w:space="0" w:color="auto"/>
              <w:left w:val="single" w:sz="4" w:space="0" w:color="auto"/>
              <w:bottom w:val="single" w:sz="4" w:space="0" w:color="auto"/>
              <w:right w:val="single" w:sz="4" w:space="0" w:color="auto"/>
            </w:tcBorders>
          </w:tcPr>
          <w:p w14:paraId="0D188C80" w14:textId="77777777" w:rsidR="000630C8" w:rsidRDefault="000630C8" w:rsidP="00F26B24">
            <w:pPr>
              <w:rPr>
                <w:sz w:val="18"/>
                <w:szCs w:val="18"/>
              </w:rPr>
            </w:pPr>
            <w:r>
              <w:rPr>
                <w:sz w:val="18"/>
                <w:szCs w:val="18"/>
              </w:rPr>
              <w:t>7</w:t>
            </w:r>
          </w:p>
        </w:tc>
        <w:tc>
          <w:tcPr>
            <w:tcW w:w="1350" w:type="dxa"/>
            <w:tcBorders>
              <w:top w:val="single" w:sz="4" w:space="0" w:color="auto"/>
              <w:left w:val="single" w:sz="4" w:space="0" w:color="auto"/>
              <w:bottom w:val="single" w:sz="4" w:space="0" w:color="auto"/>
              <w:right w:val="single" w:sz="4" w:space="0" w:color="auto"/>
            </w:tcBorders>
          </w:tcPr>
          <w:p w14:paraId="01D2C519" w14:textId="77777777" w:rsidR="000630C8" w:rsidRPr="00CE647B" w:rsidRDefault="000630C8" w:rsidP="00F26B24">
            <w:pPr>
              <w:rPr>
                <w:bCs/>
                <w:sz w:val="18"/>
                <w:szCs w:val="18"/>
              </w:rPr>
            </w:pPr>
            <w:r>
              <w:rPr>
                <w:bCs/>
                <w:sz w:val="18"/>
                <w:szCs w:val="18"/>
              </w:rPr>
              <w:t>Dhruv Patel</w:t>
            </w:r>
          </w:p>
        </w:tc>
        <w:tc>
          <w:tcPr>
            <w:tcW w:w="1260" w:type="dxa"/>
            <w:tcBorders>
              <w:top w:val="single" w:sz="4" w:space="0" w:color="auto"/>
              <w:left w:val="single" w:sz="4" w:space="0" w:color="auto"/>
              <w:bottom w:val="single" w:sz="4" w:space="0" w:color="auto"/>
              <w:right w:val="single" w:sz="4" w:space="0" w:color="auto"/>
            </w:tcBorders>
          </w:tcPr>
          <w:p w14:paraId="0DE00536" w14:textId="77777777" w:rsidR="000630C8" w:rsidRDefault="000630C8" w:rsidP="00F26B24">
            <w:pPr>
              <w:rPr>
                <w:sz w:val="18"/>
                <w:szCs w:val="18"/>
              </w:rPr>
            </w:pPr>
            <w:r>
              <w:rPr>
                <w:sz w:val="18"/>
                <w:szCs w:val="18"/>
              </w:rPr>
              <w:t>25-Apr-2017</w:t>
            </w:r>
          </w:p>
        </w:tc>
        <w:tc>
          <w:tcPr>
            <w:tcW w:w="6120" w:type="dxa"/>
            <w:tcBorders>
              <w:top w:val="single" w:sz="4" w:space="0" w:color="auto"/>
              <w:left w:val="single" w:sz="4" w:space="0" w:color="auto"/>
              <w:bottom w:val="single" w:sz="4" w:space="0" w:color="auto"/>
              <w:right w:val="single" w:sz="4" w:space="0" w:color="auto"/>
            </w:tcBorders>
          </w:tcPr>
          <w:p w14:paraId="663493C7" w14:textId="77777777" w:rsidR="000630C8" w:rsidRPr="00506692" w:rsidRDefault="000630C8" w:rsidP="00F26B24">
            <w:pPr>
              <w:rPr>
                <w:color w:val="000000"/>
                <w:sz w:val="18"/>
              </w:rPr>
            </w:pPr>
            <w:r>
              <w:rPr>
                <w:color w:val="000000"/>
                <w:sz w:val="18"/>
              </w:rPr>
              <w:t>Updated spec formatting</w:t>
            </w:r>
          </w:p>
        </w:tc>
      </w:tr>
      <w:tr w:rsidR="000630C8" w:rsidRPr="00364DA0" w14:paraId="12E4B1BA" w14:textId="77777777" w:rsidTr="00F26B24">
        <w:tc>
          <w:tcPr>
            <w:tcW w:w="648" w:type="dxa"/>
            <w:tcBorders>
              <w:top w:val="single" w:sz="4" w:space="0" w:color="auto"/>
              <w:left w:val="single" w:sz="4" w:space="0" w:color="auto"/>
              <w:bottom w:val="single" w:sz="4" w:space="0" w:color="auto"/>
              <w:right w:val="single" w:sz="4" w:space="0" w:color="auto"/>
            </w:tcBorders>
          </w:tcPr>
          <w:p w14:paraId="0D336228" w14:textId="77777777" w:rsidR="000630C8" w:rsidRDefault="000630C8" w:rsidP="00F26B24">
            <w:pPr>
              <w:rPr>
                <w:sz w:val="18"/>
                <w:szCs w:val="18"/>
              </w:rPr>
            </w:pPr>
            <w:r>
              <w:rPr>
                <w:sz w:val="18"/>
                <w:szCs w:val="18"/>
              </w:rPr>
              <w:t>8</w:t>
            </w:r>
          </w:p>
        </w:tc>
        <w:tc>
          <w:tcPr>
            <w:tcW w:w="1350" w:type="dxa"/>
            <w:tcBorders>
              <w:top w:val="single" w:sz="4" w:space="0" w:color="auto"/>
              <w:left w:val="single" w:sz="4" w:space="0" w:color="auto"/>
              <w:bottom w:val="single" w:sz="4" w:space="0" w:color="auto"/>
              <w:right w:val="single" w:sz="4" w:space="0" w:color="auto"/>
            </w:tcBorders>
          </w:tcPr>
          <w:p w14:paraId="07493E00" w14:textId="77777777" w:rsidR="000630C8" w:rsidRDefault="000630C8" w:rsidP="00F26B24">
            <w:pPr>
              <w:rPr>
                <w:bCs/>
                <w:sz w:val="18"/>
                <w:szCs w:val="18"/>
              </w:rPr>
            </w:pPr>
            <w:r>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1FDC3296" w14:textId="77777777" w:rsidR="000630C8" w:rsidRDefault="000630C8" w:rsidP="00F26B24">
            <w:pPr>
              <w:rPr>
                <w:sz w:val="18"/>
                <w:szCs w:val="18"/>
              </w:rPr>
            </w:pPr>
            <w:r>
              <w:rPr>
                <w:sz w:val="18"/>
                <w:szCs w:val="18"/>
              </w:rPr>
              <w:t>26-Apr-2017</w:t>
            </w:r>
          </w:p>
        </w:tc>
        <w:tc>
          <w:tcPr>
            <w:tcW w:w="6120" w:type="dxa"/>
            <w:tcBorders>
              <w:top w:val="single" w:sz="4" w:space="0" w:color="auto"/>
              <w:left w:val="single" w:sz="4" w:space="0" w:color="auto"/>
              <w:bottom w:val="single" w:sz="4" w:space="0" w:color="auto"/>
              <w:right w:val="single" w:sz="4" w:space="0" w:color="auto"/>
            </w:tcBorders>
          </w:tcPr>
          <w:p w14:paraId="5D8D5AE3" w14:textId="77777777" w:rsidR="000630C8" w:rsidRDefault="000630C8" w:rsidP="00F26B24">
            <w:pPr>
              <w:rPr>
                <w:color w:val="000000"/>
                <w:sz w:val="18"/>
              </w:rPr>
            </w:pPr>
            <w:r w:rsidRPr="00506692">
              <w:rPr>
                <w:color w:val="000000"/>
                <w:sz w:val="18"/>
              </w:rPr>
              <w:t>Updated discussion comments on</w:t>
            </w:r>
            <w:r>
              <w:rPr>
                <w:color w:val="000000"/>
                <w:sz w:val="18"/>
              </w:rPr>
              <w:t xml:space="preserve"> 25/04/2017</w:t>
            </w:r>
          </w:p>
        </w:tc>
      </w:tr>
      <w:tr w:rsidR="0026051C" w:rsidRPr="00364DA0" w14:paraId="3A1B657D" w14:textId="77777777" w:rsidTr="00F26B24">
        <w:tc>
          <w:tcPr>
            <w:tcW w:w="648" w:type="dxa"/>
            <w:tcBorders>
              <w:top w:val="single" w:sz="4" w:space="0" w:color="auto"/>
              <w:left w:val="single" w:sz="4" w:space="0" w:color="auto"/>
              <w:bottom w:val="single" w:sz="4" w:space="0" w:color="auto"/>
              <w:right w:val="single" w:sz="4" w:space="0" w:color="auto"/>
            </w:tcBorders>
          </w:tcPr>
          <w:p w14:paraId="6A82D853" w14:textId="77777777" w:rsidR="0026051C" w:rsidRDefault="0026051C" w:rsidP="0026051C">
            <w:pPr>
              <w:rPr>
                <w:sz w:val="18"/>
                <w:szCs w:val="18"/>
              </w:rPr>
            </w:pPr>
            <w:r>
              <w:rPr>
                <w:sz w:val="18"/>
                <w:szCs w:val="18"/>
              </w:rPr>
              <w:t>9</w:t>
            </w:r>
          </w:p>
        </w:tc>
        <w:tc>
          <w:tcPr>
            <w:tcW w:w="1350" w:type="dxa"/>
            <w:tcBorders>
              <w:top w:val="single" w:sz="4" w:space="0" w:color="auto"/>
              <w:left w:val="single" w:sz="4" w:space="0" w:color="auto"/>
              <w:bottom w:val="single" w:sz="4" w:space="0" w:color="auto"/>
              <w:right w:val="single" w:sz="4" w:space="0" w:color="auto"/>
            </w:tcBorders>
          </w:tcPr>
          <w:p w14:paraId="38B1EB5A" w14:textId="77777777" w:rsidR="0026051C" w:rsidRDefault="0026051C" w:rsidP="0026051C">
            <w:pPr>
              <w:rPr>
                <w:bCs/>
                <w:sz w:val="18"/>
                <w:szCs w:val="18"/>
              </w:rPr>
            </w:pPr>
            <w:r>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1C9EB78F" w14:textId="77777777" w:rsidR="0026051C" w:rsidRDefault="0026051C" w:rsidP="0026051C">
            <w:pPr>
              <w:rPr>
                <w:sz w:val="18"/>
                <w:szCs w:val="18"/>
              </w:rPr>
            </w:pPr>
            <w:r>
              <w:rPr>
                <w:sz w:val="18"/>
                <w:szCs w:val="18"/>
              </w:rPr>
              <w:t>19-May-2017</w:t>
            </w:r>
          </w:p>
        </w:tc>
        <w:tc>
          <w:tcPr>
            <w:tcW w:w="6120" w:type="dxa"/>
            <w:tcBorders>
              <w:top w:val="single" w:sz="4" w:space="0" w:color="auto"/>
              <w:left w:val="single" w:sz="4" w:space="0" w:color="auto"/>
              <w:bottom w:val="single" w:sz="4" w:space="0" w:color="auto"/>
              <w:right w:val="single" w:sz="4" w:space="0" w:color="auto"/>
            </w:tcBorders>
          </w:tcPr>
          <w:p w14:paraId="0FF4B6F4" w14:textId="77777777" w:rsidR="0026051C" w:rsidRPr="00730C89" w:rsidRDefault="0026051C" w:rsidP="0026051C">
            <w:pPr>
              <w:rPr>
                <w:sz w:val="18"/>
              </w:rPr>
            </w:pPr>
            <w:r w:rsidRPr="00730C89">
              <w:rPr>
                <w:sz w:val="18"/>
              </w:rPr>
              <w:t>Updated comments from Derek</w:t>
            </w:r>
          </w:p>
        </w:tc>
      </w:tr>
      <w:tr w:rsidR="00730C89" w:rsidRPr="00364DA0" w14:paraId="5E6F2013" w14:textId="77777777" w:rsidTr="00F26B24">
        <w:tc>
          <w:tcPr>
            <w:tcW w:w="648" w:type="dxa"/>
            <w:tcBorders>
              <w:top w:val="single" w:sz="4" w:space="0" w:color="auto"/>
              <w:left w:val="single" w:sz="4" w:space="0" w:color="auto"/>
              <w:bottom w:val="single" w:sz="4" w:space="0" w:color="auto"/>
              <w:right w:val="single" w:sz="4" w:space="0" w:color="auto"/>
            </w:tcBorders>
          </w:tcPr>
          <w:p w14:paraId="481144C0" w14:textId="77777777" w:rsidR="00730C89" w:rsidRDefault="00730C89" w:rsidP="00730C89">
            <w:pPr>
              <w:spacing w:after="0"/>
              <w:rPr>
                <w:sz w:val="18"/>
                <w:szCs w:val="18"/>
              </w:rPr>
            </w:pPr>
            <w:r>
              <w:rPr>
                <w:sz w:val="18"/>
                <w:szCs w:val="18"/>
              </w:rPr>
              <w:t>10</w:t>
            </w:r>
          </w:p>
        </w:tc>
        <w:tc>
          <w:tcPr>
            <w:tcW w:w="1350" w:type="dxa"/>
            <w:tcBorders>
              <w:top w:val="single" w:sz="4" w:space="0" w:color="auto"/>
              <w:left w:val="single" w:sz="4" w:space="0" w:color="auto"/>
              <w:bottom w:val="single" w:sz="4" w:space="0" w:color="auto"/>
              <w:right w:val="single" w:sz="4" w:space="0" w:color="auto"/>
            </w:tcBorders>
          </w:tcPr>
          <w:p w14:paraId="59875982" w14:textId="77777777" w:rsidR="00730C89" w:rsidRDefault="00730C89" w:rsidP="00730C89">
            <w:pPr>
              <w:spacing w:after="0"/>
              <w:rPr>
                <w:bCs/>
                <w:sz w:val="18"/>
                <w:szCs w:val="18"/>
              </w:rPr>
            </w:pPr>
            <w:r>
              <w:rPr>
                <w:bCs/>
                <w:sz w:val="18"/>
                <w:szCs w:val="18"/>
              </w:rPr>
              <w:t>Dhruv Patel</w:t>
            </w:r>
          </w:p>
        </w:tc>
        <w:tc>
          <w:tcPr>
            <w:tcW w:w="1260" w:type="dxa"/>
            <w:tcBorders>
              <w:top w:val="single" w:sz="4" w:space="0" w:color="auto"/>
              <w:left w:val="single" w:sz="4" w:space="0" w:color="auto"/>
              <w:bottom w:val="single" w:sz="4" w:space="0" w:color="auto"/>
              <w:right w:val="single" w:sz="4" w:space="0" w:color="auto"/>
            </w:tcBorders>
          </w:tcPr>
          <w:p w14:paraId="3881AF50" w14:textId="77777777" w:rsidR="00730C89" w:rsidRDefault="00730C89" w:rsidP="00730C89">
            <w:pPr>
              <w:spacing w:after="0"/>
              <w:rPr>
                <w:sz w:val="18"/>
                <w:szCs w:val="18"/>
              </w:rPr>
            </w:pPr>
            <w:r>
              <w:rPr>
                <w:sz w:val="18"/>
                <w:szCs w:val="18"/>
              </w:rPr>
              <w:t>23-May-2017</w:t>
            </w:r>
          </w:p>
        </w:tc>
        <w:tc>
          <w:tcPr>
            <w:tcW w:w="6120" w:type="dxa"/>
            <w:tcBorders>
              <w:top w:val="single" w:sz="4" w:space="0" w:color="auto"/>
              <w:left w:val="single" w:sz="4" w:space="0" w:color="auto"/>
              <w:bottom w:val="single" w:sz="4" w:space="0" w:color="auto"/>
              <w:right w:val="single" w:sz="4" w:space="0" w:color="auto"/>
            </w:tcBorders>
          </w:tcPr>
          <w:p w14:paraId="622F56CB" w14:textId="77777777" w:rsidR="00730C89" w:rsidRPr="0035265E" w:rsidRDefault="00730C89" w:rsidP="00730C89">
            <w:pPr>
              <w:numPr>
                <w:ilvl w:val="0"/>
                <w:numId w:val="37"/>
              </w:numPr>
              <w:spacing w:after="0"/>
              <w:rPr>
                <w:color w:val="538135"/>
                <w:sz w:val="18"/>
              </w:rPr>
            </w:pPr>
            <w:r w:rsidRPr="0035265E">
              <w:rPr>
                <w:color w:val="538135"/>
                <w:sz w:val="18"/>
              </w:rPr>
              <w:t>Updated naming of operands in the operands table.</w:t>
            </w:r>
          </w:p>
          <w:p w14:paraId="4D219591" w14:textId="77777777" w:rsidR="00730C89" w:rsidRPr="0035265E" w:rsidRDefault="00730C89" w:rsidP="00730C89">
            <w:pPr>
              <w:numPr>
                <w:ilvl w:val="0"/>
                <w:numId w:val="37"/>
              </w:numPr>
              <w:spacing w:after="0"/>
              <w:rPr>
                <w:color w:val="538135"/>
                <w:sz w:val="18"/>
              </w:rPr>
            </w:pPr>
            <w:r w:rsidRPr="0035265E">
              <w:rPr>
                <w:color w:val="538135"/>
                <w:sz w:val="18"/>
              </w:rPr>
              <w:t>Updated Note in Description for the patent number in 2nd bullet point.</w:t>
            </w:r>
          </w:p>
          <w:p w14:paraId="1C73C421" w14:textId="77777777" w:rsidR="00730C89" w:rsidRPr="0035265E" w:rsidRDefault="00730C89" w:rsidP="00730C89">
            <w:pPr>
              <w:numPr>
                <w:ilvl w:val="0"/>
                <w:numId w:val="37"/>
              </w:numPr>
              <w:spacing w:after="0"/>
              <w:rPr>
                <w:color w:val="538135"/>
                <w:sz w:val="18"/>
              </w:rPr>
            </w:pPr>
            <w:r w:rsidRPr="0035265E">
              <w:rPr>
                <w:color w:val="538135"/>
                <w:sz w:val="18"/>
              </w:rPr>
              <w:t>Updated the settings menu image as per new menustructure changes on 23-may-2017.</w:t>
            </w:r>
          </w:p>
          <w:p w14:paraId="2037E169" w14:textId="77777777" w:rsidR="00730C89" w:rsidRPr="0035265E" w:rsidRDefault="00730C89" w:rsidP="00730C89">
            <w:pPr>
              <w:numPr>
                <w:ilvl w:val="0"/>
                <w:numId w:val="37"/>
              </w:numPr>
              <w:spacing w:after="0"/>
              <w:rPr>
                <w:color w:val="538135"/>
                <w:sz w:val="18"/>
              </w:rPr>
            </w:pPr>
            <w:r w:rsidRPr="0035265E">
              <w:rPr>
                <w:color w:val="538135"/>
                <w:sz w:val="18"/>
              </w:rPr>
              <w:t>Made Motor Type and Rated Input Power settings hidden by making the text color grey.</w:t>
            </w:r>
          </w:p>
          <w:p w14:paraId="1ACF2E32" w14:textId="77777777" w:rsidR="00730C89" w:rsidRPr="0035265E" w:rsidRDefault="00730C89" w:rsidP="00730C89">
            <w:pPr>
              <w:numPr>
                <w:ilvl w:val="0"/>
                <w:numId w:val="37"/>
              </w:numPr>
              <w:spacing w:after="0"/>
              <w:rPr>
                <w:color w:val="538135"/>
                <w:sz w:val="18"/>
              </w:rPr>
            </w:pPr>
            <w:r w:rsidRPr="0035265E">
              <w:rPr>
                <w:color w:val="538135"/>
                <w:sz w:val="18"/>
              </w:rPr>
              <w:t>Changed the default for No. of Rolling Elements from 1 to 2 to match menustructure.</w:t>
            </w:r>
          </w:p>
          <w:p w14:paraId="192BFEB8" w14:textId="77777777" w:rsidR="00730C89" w:rsidRPr="0035265E" w:rsidRDefault="00730C89" w:rsidP="00730C89">
            <w:pPr>
              <w:numPr>
                <w:ilvl w:val="0"/>
                <w:numId w:val="37"/>
              </w:numPr>
              <w:spacing w:after="0"/>
              <w:rPr>
                <w:color w:val="538135"/>
                <w:sz w:val="18"/>
              </w:rPr>
            </w:pPr>
            <w:r w:rsidRPr="0035265E">
              <w:rPr>
                <w:color w:val="538135"/>
                <w:sz w:val="18"/>
              </w:rPr>
              <w:t>Removed the setting description for Number of Rotor Bars.</w:t>
            </w:r>
          </w:p>
          <w:p w14:paraId="47D7A86B" w14:textId="77777777" w:rsidR="00730C89" w:rsidRPr="0035265E" w:rsidRDefault="00730C89" w:rsidP="00730C89">
            <w:pPr>
              <w:numPr>
                <w:ilvl w:val="0"/>
                <w:numId w:val="37"/>
              </w:numPr>
              <w:spacing w:after="0"/>
              <w:rPr>
                <w:color w:val="538135"/>
                <w:sz w:val="18"/>
              </w:rPr>
            </w:pPr>
            <w:r w:rsidRPr="0035265E">
              <w:rPr>
                <w:color w:val="538135"/>
                <w:sz w:val="18"/>
              </w:rPr>
              <w:t>Changed default for Number of Stator slots setting from 0 to 2.</w:t>
            </w:r>
          </w:p>
          <w:p w14:paraId="3764E6F7" w14:textId="77777777" w:rsidR="00730C89" w:rsidRPr="0035265E" w:rsidRDefault="00730C89" w:rsidP="00730C89">
            <w:pPr>
              <w:numPr>
                <w:ilvl w:val="0"/>
                <w:numId w:val="37"/>
              </w:numPr>
              <w:spacing w:after="0"/>
              <w:rPr>
                <w:color w:val="538135"/>
                <w:sz w:val="18"/>
              </w:rPr>
            </w:pPr>
            <w:r w:rsidRPr="0035265E">
              <w:rPr>
                <w:color w:val="538135"/>
                <w:sz w:val="18"/>
              </w:rPr>
              <w:t>Formatted setting names to match menustructure with Proper Case.</w:t>
            </w:r>
          </w:p>
          <w:p w14:paraId="34FD6042" w14:textId="77777777" w:rsidR="00730C89" w:rsidRPr="0035265E" w:rsidRDefault="00730C89" w:rsidP="00730C89">
            <w:pPr>
              <w:numPr>
                <w:ilvl w:val="0"/>
                <w:numId w:val="37"/>
              </w:numPr>
              <w:spacing w:after="0"/>
              <w:rPr>
                <w:color w:val="538135"/>
                <w:sz w:val="18"/>
              </w:rPr>
            </w:pPr>
            <w:r w:rsidRPr="0035265E">
              <w:rPr>
                <w:color w:val="538135"/>
                <w:sz w:val="18"/>
              </w:rPr>
              <w:t>Replaced all the metering menu images to remove green arrows on cells with formula error.</w:t>
            </w:r>
          </w:p>
          <w:p w14:paraId="7762853C" w14:textId="77777777" w:rsidR="00730C89" w:rsidRPr="0035265E" w:rsidRDefault="00730C89" w:rsidP="00730C89">
            <w:pPr>
              <w:numPr>
                <w:ilvl w:val="0"/>
                <w:numId w:val="37"/>
              </w:numPr>
              <w:spacing w:after="0"/>
              <w:rPr>
                <w:color w:val="538135"/>
                <w:sz w:val="18"/>
              </w:rPr>
            </w:pPr>
            <w:r w:rsidRPr="0035265E">
              <w:rPr>
                <w:color w:val="538135"/>
                <w:sz w:val="18"/>
              </w:rPr>
              <w:t>Formatted metering value names to match menustructure with Proper Case.</w:t>
            </w:r>
          </w:p>
          <w:p w14:paraId="199E5705" w14:textId="77777777" w:rsidR="00730C89" w:rsidRPr="0035265E" w:rsidRDefault="00730C89" w:rsidP="00730C89">
            <w:pPr>
              <w:numPr>
                <w:ilvl w:val="0"/>
                <w:numId w:val="37"/>
              </w:numPr>
              <w:spacing w:after="0"/>
              <w:rPr>
                <w:color w:val="538135"/>
                <w:sz w:val="18"/>
              </w:rPr>
            </w:pPr>
            <w:r w:rsidRPr="0035265E">
              <w:rPr>
                <w:color w:val="538135"/>
                <w:sz w:val="18"/>
              </w:rPr>
              <w:t>Removed the old ESA logic diagram and inserted a new one with proper formatting.</w:t>
            </w:r>
          </w:p>
          <w:p w14:paraId="6A7D16FB" w14:textId="77777777" w:rsidR="00730C89" w:rsidRPr="0035265E" w:rsidRDefault="00730C89" w:rsidP="00730C89">
            <w:pPr>
              <w:numPr>
                <w:ilvl w:val="0"/>
                <w:numId w:val="37"/>
              </w:numPr>
              <w:spacing w:after="0"/>
              <w:rPr>
                <w:color w:val="538135"/>
                <w:sz w:val="18"/>
              </w:rPr>
            </w:pPr>
            <w:r w:rsidRPr="0035265E">
              <w:rPr>
                <w:color w:val="538135"/>
                <w:sz w:val="18"/>
              </w:rPr>
              <w:t>Removed the table for Targets and Events from Data for Design and included the same info in operands table instead.</w:t>
            </w:r>
          </w:p>
          <w:p w14:paraId="5BE795EA" w14:textId="77777777" w:rsidR="00730C89" w:rsidRPr="0035265E" w:rsidRDefault="00730C89" w:rsidP="00730C89">
            <w:pPr>
              <w:numPr>
                <w:ilvl w:val="0"/>
                <w:numId w:val="37"/>
              </w:numPr>
              <w:spacing w:after="0"/>
              <w:rPr>
                <w:color w:val="538135"/>
                <w:sz w:val="18"/>
              </w:rPr>
            </w:pPr>
            <w:r w:rsidRPr="0035265E">
              <w:rPr>
                <w:color w:val="538135"/>
                <w:sz w:val="18"/>
              </w:rPr>
              <w:t>Added menu list image for Records\Clear Records path to show the clear items for Baseline data and Operational Data.</w:t>
            </w:r>
          </w:p>
        </w:tc>
      </w:tr>
      <w:tr w:rsidR="00634539" w:rsidRPr="00364DA0" w14:paraId="03E079CD" w14:textId="77777777" w:rsidTr="00F26B24">
        <w:tc>
          <w:tcPr>
            <w:tcW w:w="648" w:type="dxa"/>
            <w:tcBorders>
              <w:top w:val="single" w:sz="4" w:space="0" w:color="auto"/>
              <w:left w:val="single" w:sz="4" w:space="0" w:color="auto"/>
              <w:bottom w:val="single" w:sz="4" w:space="0" w:color="auto"/>
              <w:right w:val="single" w:sz="4" w:space="0" w:color="auto"/>
            </w:tcBorders>
          </w:tcPr>
          <w:p w14:paraId="682E7295" w14:textId="77777777" w:rsidR="00634539" w:rsidRDefault="00634539" w:rsidP="00730C89">
            <w:pPr>
              <w:spacing w:after="0"/>
              <w:rPr>
                <w:sz w:val="18"/>
                <w:szCs w:val="18"/>
              </w:rPr>
            </w:pPr>
            <w:r>
              <w:rPr>
                <w:sz w:val="18"/>
                <w:szCs w:val="18"/>
              </w:rPr>
              <w:t>11</w:t>
            </w:r>
          </w:p>
        </w:tc>
        <w:tc>
          <w:tcPr>
            <w:tcW w:w="1350" w:type="dxa"/>
            <w:tcBorders>
              <w:top w:val="single" w:sz="4" w:space="0" w:color="auto"/>
              <w:left w:val="single" w:sz="4" w:space="0" w:color="auto"/>
              <w:bottom w:val="single" w:sz="4" w:space="0" w:color="auto"/>
              <w:right w:val="single" w:sz="4" w:space="0" w:color="auto"/>
            </w:tcBorders>
          </w:tcPr>
          <w:p w14:paraId="58EEBDBB" w14:textId="77777777" w:rsidR="00634539" w:rsidRDefault="00634539" w:rsidP="00730C89">
            <w:pPr>
              <w:spacing w:after="0"/>
              <w:rPr>
                <w:bCs/>
                <w:sz w:val="18"/>
                <w:szCs w:val="18"/>
              </w:rPr>
            </w:pPr>
            <w:r>
              <w:rPr>
                <w:bCs/>
                <w:sz w:val="18"/>
                <w:szCs w:val="18"/>
              </w:rPr>
              <w:t>Dhruv Patel</w:t>
            </w:r>
          </w:p>
        </w:tc>
        <w:tc>
          <w:tcPr>
            <w:tcW w:w="1260" w:type="dxa"/>
            <w:tcBorders>
              <w:top w:val="single" w:sz="4" w:space="0" w:color="auto"/>
              <w:left w:val="single" w:sz="4" w:space="0" w:color="auto"/>
              <w:bottom w:val="single" w:sz="4" w:space="0" w:color="auto"/>
              <w:right w:val="single" w:sz="4" w:space="0" w:color="auto"/>
            </w:tcBorders>
          </w:tcPr>
          <w:p w14:paraId="59F19596" w14:textId="77777777" w:rsidR="00634539" w:rsidRDefault="00634539" w:rsidP="00730C89">
            <w:pPr>
              <w:spacing w:after="0"/>
              <w:rPr>
                <w:sz w:val="18"/>
                <w:szCs w:val="18"/>
              </w:rPr>
            </w:pPr>
            <w:r>
              <w:rPr>
                <w:sz w:val="18"/>
                <w:szCs w:val="18"/>
              </w:rPr>
              <w:t>24-May-2017</w:t>
            </w:r>
          </w:p>
        </w:tc>
        <w:tc>
          <w:tcPr>
            <w:tcW w:w="6120" w:type="dxa"/>
            <w:tcBorders>
              <w:top w:val="single" w:sz="4" w:space="0" w:color="auto"/>
              <w:left w:val="single" w:sz="4" w:space="0" w:color="auto"/>
              <w:bottom w:val="single" w:sz="4" w:space="0" w:color="auto"/>
              <w:right w:val="single" w:sz="4" w:space="0" w:color="auto"/>
            </w:tcBorders>
          </w:tcPr>
          <w:p w14:paraId="24046F7D" w14:textId="77777777" w:rsidR="00634539" w:rsidRDefault="00634539" w:rsidP="00634539">
            <w:pPr>
              <w:spacing w:after="0"/>
              <w:rPr>
                <w:color w:val="7030A0"/>
                <w:sz w:val="18"/>
              </w:rPr>
            </w:pPr>
            <w:r w:rsidRPr="00634539">
              <w:rPr>
                <w:color w:val="7030A0"/>
                <w:sz w:val="18"/>
              </w:rPr>
              <w:t>Updated Logic diagram to</w:t>
            </w:r>
            <w:r w:rsidR="00427343">
              <w:rPr>
                <w:color w:val="7030A0"/>
                <w:sz w:val="18"/>
              </w:rPr>
              <w:t xml:space="preserve"> merging the two pages into one and added stator related operands.</w:t>
            </w:r>
          </w:p>
          <w:p w14:paraId="5935D9A3" w14:textId="77777777" w:rsidR="00427343" w:rsidRPr="00427343" w:rsidRDefault="00427343" w:rsidP="00427343">
            <w:pPr>
              <w:spacing w:after="0"/>
              <w:rPr>
                <w:color w:val="7030A0"/>
                <w:sz w:val="18"/>
              </w:rPr>
            </w:pPr>
            <w:r w:rsidRPr="00427343">
              <w:rPr>
                <w:color w:val="7030A0"/>
                <w:sz w:val="18"/>
              </w:rPr>
              <w:t xml:space="preserve">Updated </w:t>
            </w:r>
            <w:r>
              <w:rPr>
                <w:color w:val="7030A0"/>
                <w:sz w:val="18"/>
              </w:rPr>
              <w:t>introduction-</w:t>
            </w:r>
            <w:r w:rsidRPr="00427343">
              <w:rPr>
                <w:color w:val="7030A0"/>
                <w:sz w:val="18"/>
              </w:rPr>
              <w:t>specifications section.</w:t>
            </w:r>
          </w:p>
          <w:p w14:paraId="01EB2A25" w14:textId="77777777" w:rsidR="00427343" w:rsidRPr="00427343" w:rsidRDefault="00427343" w:rsidP="00427343">
            <w:pPr>
              <w:spacing w:after="0"/>
              <w:rPr>
                <w:color w:val="7030A0"/>
                <w:sz w:val="18"/>
              </w:rPr>
            </w:pPr>
            <w:r w:rsidRPr="00427343">
              <w:rPr>
                <w:color w:val="7030A0"/>
                <w:sz w:val="18"/>
              </w:rPr>
              <w:t>Updated Step 9 in description section.</w:t>
            </w:r>
          </w:p>
          <w:p w14:paraId="35BC7E72" w14:textId="77777777" w:rsidR="00427343" w:rsidRPr="00427343" w:rsidRDefault="00427343" w:rsidP="00427343">
            <w:pPr>
              <w:spacing w:after="0"/>
              <w:rPr>
                <w:color w:val="7030A0"/>
                <w:sz w:val="18"/>
              </w:rPr>
            </w:pPr>
            <w:r w:rsidRPr="00427343">
              <w:rPr>
                <w:color w:val="7030A0"/>
                <w:sz w:val="18"/>
              </w:rPr>
              <w:t>Updated step 12 and added step 13 for historical log data</w:t>
            </w:r>
          </w:p>
          <w:p w14:paraId="1B4BAD51" w14:textId="77777777" w:rsidR="00427343" w:rsidRPr="00427343" w:rsidRDefault="00427343" w:rsidP="00427343">
            <w:pPr>
              <w:spacing w:after="0"/>
              <w:rPr>
                <w:color w:val="7030A0"/>
                <w:sz w:val="18"/>
              </w:rPr>
            </w:pPr>
            <w:r w:rsidRPr="00427343">
              <w:rPr>
                <w:color w:val="7030A0"/>
                <w:sz w:val="18"/>
              </w:rPr>
              <w:t>Updated point B in ESA application for stator fault detection</w:t>
            </w:r>
          </w:p>
          <w:p w14:paraId="4144B4FF" w14:textId="77777777" w:rsidR="00845D70" w:rsidRPr="00634539" w:rsidRDefault="00427343" w:rsidP="00427343">
            <w:pPr>
              <w:spacing w:after="0"/>
              <w:rPr>
                <w:color w:val="7030A0"/>
                <w:sz w:val="18"/>
              </w:rPr>
            </w:pPr>
            <w:r w:rsidRPr="00427343">
              <w:rPr>
                <w:color w:val="7030A0"/>
                <w:sz w:val="18"/>
              </w:rPr>
              <w:lastRenderedPageBreak/>
              <w:t>Added a note after settings description for case where baseline mode is disabled or not available.</w:t>
            </w:r>
          </w:p>
        </w:tc>
      </w:tr>
      <w:tr w:rsidR="00412931" w:rsidRPr="00364DA0" w14:paraId="02FCD02F" w14:textId="77777777" w:rsidTr="00F26B24">
        <w:tc>
          <w:tcPr>
            <w:tcW w:w="648" w:type="dxa"/>
            <w:tcBorders>
              <w:top w:val="single" w:sz="4" w:space="0" w:color="auto"/>
              <w:left w:val="single" w:sz="4" w:space="0" w:color="auto"/>
              <w:bottom w:val="single" w:sz="4" w:space="0" w:color="auto"/>
              <w:right w:val="single" w:sz="4" w:space="0" w:color="auto"/>
            </w:tcBorders>
          </w:tcPr>
          <w:p w14:paraId="55AD54CF" w14:textId="77777777" w:rsidR="00412931" w:rsidRDefault="00412931" w:rsidP="00730C89">
            <w:pPr>
              <w:spacing w:after="0"/>
              <w:rPr>
                <w:sz w:val="18"/>
                <w:szCs w:val="18"/>
              </w:rPr>
            </w:pPr>
            <w:r>
              <w:rPr>
                <w:sz w:val="18"/>
                <w:szCs w:val="18"/>
              </w:rPr>
              <w:lastRenderedPageBreak/>
              <w:t>12</w:t>
            </w:r>
          </w:p>
        </w:tc>
        <w:tc>
          <w:tcPr>
            <w:tcW w:w="1350" w:type="dxa"/>
            <w:tcBorders>
              <w:top w:val="single" w:sz="4" w:space="0" w:color="auto"/>
              <w:left w:val="single" w:sz="4" w:space="0" w:color="auto"/>
              <w:bottom w:val="single" w:sz="4" w:space="0" w:color="auto"/>
              <w:right w:val="single" w:sz="4" w:space="0" w:color="auto"/>
            </w:tcBorders>
          </w:tcPr>
          <w:p w14:paraId="759B70E6" w14:textId="77777777" w:rsidR="00412931" w:rsidRDefault="00412931" w:rsidP="00730C89">
            <w:pPr>
              <w:spacing w:after="0"/>
              <w:rPr>
                <w:bCs/>
                <w:sz w:val="18"/>
                <w:szCs w:val="18"/>
              </w:rPr>
            </w:pPr>
            <w:r>
              <w:rPr>
                <w:bCs/>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67471061" w14:textId="77777777" w:rsidR="00412931" w:rsidRDefault="00412931" w:rsidP="00730C89">
            <w:pPr>
              <w:spacing w:after="0"/>
              <w:rPr>
                <w:sz w:val="18"/>
                <w:szCs w:val="18"/>
              </w:rPr>
            </w:pPr>
            <w:r>
              <w:rPr>
                <w:sz w:val="18"/>
                <w:szCs w:val="18"/>
              </w:rPr>
              <w:t>25-May-2017</w:t>
            </w:r>
          </w:p>
        </w:tc>
        <w:tc>
          <w:tcPr>
            <w:tcW w:w="6120" w:type="dxa"/>
            <w:tcBorders>
              <w:top w:val="single" w:sz="4" w:space="0" w:color="auto"/>
              <w:left w:val="single" w:sz="4" w:space="0" w:color="auto"/>
              <w:bottom w:val="single" w:sz="4" w:space="0" w:color="auto"/>
              <w:right w:val="single" w:sz="4" w:space="0" w:color="auto"/>
            </w:tcBorders>
          </w:tcPr>
          <w:p w14:paraId="2C4C3793" w14:textId="77777777" w:rsidR="00412931" w:rsidRPr="001F03CF" w:rsidRDefault="00412931" w:rsidP="00634539">
            <w:pPr>
              <w:spacing w:after="0"/>
              <w:rPr>
                <w:color w:val="00B0F0"/>
                <w:sz w:val="18"/>
              </w:rPr>
            </w:pPr>
            <w:r w:rsidRPr="001F03CF">
              <w:rPr>
                <w:color w:val="00B0F0"/>
                <w:sz w:val="18"/>
              </w:rPr>
              <w:t>Updated menu path for ESA Record and Bala’s Circle in the steps describing ESA implementation</w:t>
            </w:r>
          </w:p>
        </w:tc>
      </w:tr>
      <w:tr w:rsidR="007F2469" w:rsidRPr="00364DA0" w14:paraId="79764AE6" w14:textId="77777777" w:rsidTr="00F26B24">
        <w:tc>
          <w:tcPr>
            <w:tcW w:w="648" w:type="dxa"/>
            <w:tcBorders>
              <w:top w:val="single" w:sz="4" w:space="0" w:color="auto"/>
              <w:left w:val="single" w:sz="4" w:space="0" w:color="auto"/>
              <w:bottom w:val="single" w:sz="4" w:space="0" w:color="auto"/>
              <w:right w:val="single" w:sz="4" w:space="0" w:color="auto"/>
            </w:tcBorders>
          </w:tcPr>
          <w:p w14:paraId="37CB3D04" w14:textId="77777777" w:rsidR="007F2469" w:rsidRDefault="007F2469" w:rsidP="00730C89">
            <w:pPr>
              <w:spacing w:after="0"/>
              <w:rPr>
                <w:sz w:val="18"/>
                <w:szCs w:val="18"/>
              </w:rPr>
            </w:pPr>
            <w:r>
              <w:rPr>
                <w:sz w:val="18"/>
                <w:szCs w:val="18"/>
              </w:rPr>
              <w:t>13</w:t>
            </w:r>
          </w:p>
        </w:tc>
        <w:tc>
          <w:tcPr>
            <w:tcW w:w="1350" w:type="dxa"/>
            <w:tcBorders>
              <w:top w:val="single" w:sz="4" w:space="0" w:color="auto"/>
              <w:left w:val="single" w:sz="4" w:space="0" w:color="auto"/>
              <w:bottom w:val="single" w:sz="4" w:space="0" w:color="auto"/>
              <w:right w:val="single" w:sz="4" w:space="0" w:color="auto"/>
            </w:tcBorders>
          </w:tcPr>
          <w:p w14:paraId="0AF0A72A" w14:textId="77777777" w:rsidR="007F2469" w:rsidRDefault="007F2469" w:rsidP="00730C89">
            <w:pPr>
              <w:spacing w:after="0"/>
              <w:rPr>
                <w:bCs/>
                <w:sz w:val="18"/>
                <w:szCs w:val="18"/>
              </w:rPr>
            </w:pPr>
            <w:r>
              <w:rPr>
                <w:bCs/>
                <w:sz w:val="18"/>
                <w:szCs w:val="18"/>
              </w:rPr>
              <w:t>Umar Khan</w:t>
            </w:r>
          </w:p>
        </w:tc>
        <w:tc>
          <w:tcPr>
            <w:tcW w:w="1260" w:type="dxa"/>
            <w:tcBorders>
              <w:top w:val="single" w:sz="4" w:space="0" w:color="auto"/>
              <w:left w:val="single" w:sz="4" w:space="0" w:color="auto"/>
              <w:bottom w:val="single" w:sz="4" w:space="0" w:color="auto"/>
              <w:right w:val="single" w:sz="4" w:space="0" w:color="auto"/>
            </w:tcBorders>
          </w:tcPr>
          <w:p w14:paraId="4D499F2B" w14:textId="77777777" w:rsidR="007F2469" w:rsidRDefault="007F2469" w:rsidP="00730C89">
            <w:pPr>
              <w:spacing w:after="0"/>
              <w:rPr>
                <w:sz w:val="18"/>
                <w:szCs w:val="18"/>
              </w:rPr>
            </w:pPr>
            <w:r>
              <w:rPr>
                <w:sz w:val="18"/>
                <w:szCs w:val="18"/>
              </w:rPr>
              <w:t>Feb 05, 2018</w:t>
            </w:r>
          </w:p>
        </w:tc>
        <w:tc>
          <w:tcPr>
            <w:tcW w:w="6120" w:type="dxa"/>
            <w:tcBorders>
              <w:top w:val="single" w:sz="4" w:space="0" w:color="auto"/>
              <w:left w:val="single" w:sz="4" w:space="0" w:color="auto"/>
              <w:bottom w:val="single" w:sz="4" w:space="0" w:color="auto"/>
              <w:right w:val="single" w:sz="4" w:space="0" w:color="auto"/>
            </w:tcBorders>
          </w:tcPr>
          <w:p w14:paraId="1C6C1535" w14:textId="77777777" w:rsidR="007F2469" w:rsidRPr="005D2CBA" w:rsidRDefault="00F6221F" w:rsidP="00634539">
            <w:pPr>
              <w:spacing w:after="0"/>
              <w:rPr>
                <w:color w:val="0070C0"/>
                <w:sz w:val="18"/>
              </w:rPr>
            </w:pPr>
            <w:r>
              <w:rPr>
                <w:color w:val="0070C0"/>
                <w:sz w:val="18"/>
              </w:rPr>
              <w:t xml:space="preserve">Defaults values of </w:t>
            </w:r>
            <w:r w:rsidR="007F2469" w:rsidRPr="005D2CBA">
              <w:rPr>
                <w:color w:val="0070C0"/>
                <w:sz w:val="18"/>
              </w:rPr>
              <w:t>Stage 1</w:t>
            </w:r>
            <w:r>
              <w:rPr>
                <w:color w:val="0070C0"/>
                <w:sz w:val="18"/>
              </w:rPr>
              <w:t xml:space="preserve">(2) </w:t>
            </w:r>
            <w:r w:rsidR="007F2469" w:rsidRPr="005D2CBA">
              <w:rPr>
                <w:color w:val="0070C0"/>
                <w:sz w:val="18"/>
              </w:rPr>
              <w:t>Pickup</w:t>
            </w:r>
            <w:r w:rsidR="005D2CBA" w:rsidRPr="005D2CBA">
              <w:rPr>
                <w:color w:val="0070C0"/>
                <w:sz w:val="18"/>
              </w:rPr>
              <w:t xml:space="preserve"> Level and </w:t>
            </w:r>
            <w:r w:rsidRPr="005D2CBA">
              <w:rPr>
                <w:color w:val="0070C0"/>
                <w:sz w:val="18"/>
              </w:rPr>
              <w:t xml:space="preserve">Stage </w:t>
            </w:r>
            <w:r>
              <w:rPr>
                <w:color w:val="0070C0"/>
                <w:sz w:val="18"/>
              </w:rPr>
              <w:t>1</w:t>
            </w:r>
            <w:r w:rsidRPr="005D2CBA">
              <w:rPr>
                <w:color w:val="0070C0"/>
                <w:sz w:val="18"/>
              </w:rPr>
              <w:t xml:space="preserve"> </w:t>
            </w:r>
            <w:r>
              <w:rPr>
                <w:color w:val="0070C0"/>
                <w:sz w:val="18"/>
              </w:rPr>
              <w:t xml:space="preserve">Pickup </w:t>
            </w:r>
            <w:r w:rsidR="005D2CBA" w:rsidRPr="005D2CBA">
              <w:rPr>
                <w:color w:val="0070C0"/>
                <w:sz w:val="18"/>
              </w:rPr>
              <w:t>Delay are update for all ESA faults types.</w:t>
            </w:r>
          </w:p>
        </w:tc>
      </w:tr>
      <w:tr w:rsidR="00AA49E0" w:rsidRPr="00364DA0" w14:paraId="120BEF9E" w14:textId="77777777" w:rsidTr="00F26B24">
        <w:tc>
          <w:tcPr>
            <w:tcW w:w="648" w:type="dxa"/>
            <w:tcBorders>
              <w:top w:val="single" w:sz="4" w:space="0" w:color="auto"/>
              <w:left w:val="single" w:sz="4" w:space="0" w:color="auto"/>
              <w:bottom w:val="single" w:sz="4" w:space="0" w:color="auto"/>
              <w:right w:val="single" w:sz="4" w:space="0" w:color="auto"/>
            </w:tcBorders>
          </w:tcPr>
          <w:p w14:paraId="4A243FAF" w14:textId="77777777" w:rsidR="00AA49E0" w:rsidRDefault="00AA49E0" w:rsidP="00730C89">
            <w:pPr>
              <w:spacing w:after="0"/>
              <w:rPr>
                <w:sz w:val="18"/>
                <w:szCs w:val="18"/>
              </w:rPr>
            </w:pPr>
            <w:r>
              <w:rPr>
                <w:sz w:val="18"/>
                <w:szCs w:val="18"/>
              </w:rPr>
              <w:t>14</w:t>
            </w:r>
          </w:p>
        </w:tc>
        <w:tc>
          <w:tcPr>
            <w:tcW w:w="1350" w:type="dxa"/>
            <w:tcBorders>
              <w:top w:val="single" w:sz="4" w:space="0" w:color="auto"/>
              <w:left w:val="single" w:sz="4" w:space="0" w:color="auto"/>
              <w:bottom w:val="single" w:sz="4" w:space="0" w:color="auto"/>
              <w:right w:val="single" w:sz="4" w:space="0" w:color="auto"/>
            </w:tcBorders>
          </w:tcPr>
          <w:p w14:paraId="6BABE63A" w14:textId="77777777" w:rsidR="00AA49E0" w:rsidRDefault="00AA49E0" w:rsidP="00730C89">
            <w:pPr>
              <w:spacing w:after="0"/>
              <w:rPr>
                <w:bCs/>
                <w:sz w:val="18"/>
                <w:szCs w:val="18"/>
              </w:rPr>
            </w:pPr>
            <w:r>
              <w:rPr>
                <w:bCs/>
                <w:sz w:val="18"/>
                <w:szCs w:val="18"/>
              </w:rPr>
              <w:t>Umar Khan</w:t>
            </w:r>
          </w:p>
        </w:tc>
        <w:tc>
          <w:tcPr>
            <w:tcW w:w="1260" w:type="dxa"/>
            <w:tcBorders>
              <w:top w:val="single" w:sz="4" w:space="0" w:color="auto"/>
              <w:left w:val="single" w:sz="4" w:space="0" w:color="auto"/>
              <w:bottom w:val="single" w:sz="4" w:space="0" w:color="auto"/>
              <w:right w:val="single" w:sz="4" w:space="0" w:color="auto"/>
            </w:tcBorders>
          </w:tcPr>
          <w:p w14:paraId="3CAC2E1D" w14:textId="77777777" w:rsidR="00AA49E0" w:rsidRDefault="00AA49E0" w:rsidP="00730C89">
            <w:pPr>
              <w:spacing w:after="0"/>
              <w:rPr>
                <w:sz w:val="18"/>
                <w:szCs w:val="18"/>
              </w:rPr>
            </w:pPr>
            <w:r>
              <w:rPr>
                <w:sz w:val="18"/>
                <w:szCs w:val="18"/>
              </w:rPr>
              <w:t>Feb 14, 2018</w:t>
            </w:r>
          </w:p>
        </w:tc>
        <w:tc>
          <w:tcPr>
            <w:tcW w:w="6120" w:type="dxa"/>
            <w:tcBorders>
              <w:top w:val="single" w:sz="4" w:space="0" w:color="auto"/>
              <w:left w:val="single" w:sz="4" w:space="0" w:color="auto"/>
              <w:bottom w:val="single" w:sz="4" w:space="0" w:color="auto"/>
              <w:right w:val="single" w:sz="4" w:space="0" w:color="auto"/>
            </w:tcBorders>
          </w:tcPr>
          <w:p w14:paraId="3471EFDE" w14:textId="77777777" w:rsidR="00AA49E0" w:rsidRDefault="00AA49E0" w:rsidP="00634539">
            <w:pPr>
              <w:spacing w:after="0"/>
              <w:rPr>
                <w:color w:val="0070C0"/>
                <w:sz w:val="18"/>
              </w:rPr>
            </w:pPr>
            <w:r>
              <w:rPr>
                <w:color w:val="0070C0"/>
                <w:sz w:val="18"/>
              </w:rPr>
              <w:t>L</w:t>
            </w:r>
            <w:r w:rsidR="006F5BD9">
              <w:rPr>
                <w:color w:val="0070C0"/>
                <w:sz w:val="18"/>
              </w:rPr>
              <w:t>ogic Diagram is Updated. Manual update required. No design changes.</w:t>
            </w:r>
          </w:p>
        </w:tc>
      </w:tr>
      <w:tr w:rsidR="00806CC3" w:rsidRPr="00364DA0" w14:paraId="67FD7EF9" w14:textId="77777777" w:rsidTr="00504465">
        <w:trPr>
          <w:trHeight w:val="1106"/>
        </w:trPr>
        <w:tc>
          <w:tcPr>
            <w:tcW w:w="648" w:type="dxa"/>
            <w:tcBorders>
              <w:top w:val="single" w:sz="4" w:space="0" w:color="auto"/>
              <w:left w:val="single" w:sz="4" w:space="0" w:color="auto"/>
              <w:bottom w:val="single" w:sz="4" w:space="0" w:color="auto"/>
              <w:right w:val="single" w:sz="4" w:space="0" w:color="auto"/>
            </w:tcBorders>
          </w:tcPr>
          <w:p w14:paraId="6EF43D50" w14:textId="77777777" w:rsidR="00806CC3" w:rsidRPr="00502C0A" w:rsidRDefault="00806CC3" w:rsidP="00806CC3">
            <w:pPr>
              <w:spacing w:after="0"/>
              <w:rPr>
                <w:color w:val="C45911"/>
                <w:sz w:val="18"/>
                <w:szCs w:val="18"/>
              </w:rPr>
            </w:pPr>
            <w:r w:rsidRPr="00502C0A">
              <w:rPr>
                <w:color w:val="C45911"/>
                <w:sz w:val="18"/>
                <w:szCs w:val="18"/>
              </w:rPr>
              <w:t>15</w:t>
            </w:r>
          </w:p>
        </w:tc>
        <w:tc>
          <w:tcPr>
            <w:tcW w:w="1350" w:type="dxa"/>
            <w:tcBorders>
              <w:top w:val="single" w:sz="4" w:space="0" w:color="auto"/>
              <w:left w:val="single" w:sz="4" w:space="0" w:color="auto"/>
              <w:bottom w:val="single" w:sz="4" w:space="0" w:color="auto"/>
              <w:right w:val="single" w:sz="4" w:space="0" w:color="auto"/>
            </w:tcBorders>
          </w:tcPr>
          <w:p w14:paraId="2AE119C1" w14:textId="77777777" w:rsidR="00806CC3" w:rsidRPr="00502C0A" w:rsidRDefault="00806CC3" w:rsidP="00806CC3">
            <w:pPr>
              <w:spacing w:after="0"/>
              <w:rPr>
                <w:bCs/>
                <w:color w:val="C45911"/>
                <w:sz w:val="18"/>
                <w:szCs w:val="18"/>
              </w:rPr>
            </w:pPr>
            <w:r w:rsidRPr="00502C0A">
              <w:rPr>
                <w:bCs/>
                <w:color w:val="C45911"/>
                <w:sz w:val="18"/>
                <w:szCs w:val="18"/>
              </w:rPr>
              <w:t>Umar Khan</w:t>
            </w:r>
          </w:p>
        </w:tc>
        <w:tc>
          <w:tcPr>
            <w:tcW w:w="1260" w:type="dxa"/>
            <w:tcBorders>
              <w:top w:val="single" w:sz="4" w:space="0" w:color="auto"/>
              <w:left w:val="single" w:sz="4" w:space="0" w:color="auto"/>
              <w:bottom w:val="single" w:sz="4" w:space="0" w:color="auto"/>
              <w:right w:val="single" w:sz="4" w:space="0" w:color="auto"/>
            </w:tcBorders>
          </w:tcPr>
          <w:p w14:paraId="18A5C5FA" w14:textId="77777777" w:rsidR="00806CC3" w:rsidRPr="00502C0A" w:rsidRDefault="00806CC3" w:rsidP="00806CC3">
            <w:pPr>
              <w:spacing w:after="0"/>
              <w:rPr>
                <w:color w:val="C45911"/>
                <w:sz w:val="18"/>
                <w:szCs w:val="18"/>
              </w:rPr>
            </w:pPr>
            <w:r w:rsidRPr="00502C0A">
              <w:rPr>
                <w:color w:val="C45911"/>
                <w:sz w:val="18"/>
                <w:szCs w:val="18"/>
              </w:rPr>
              <w:t>Jan 14, 2019</w:t>
            </w:r>
          </w:p>
        </w:tc>
        <w:tc>
          <w:tcPr>
            <w:tcW w:w="6120" w:type="dxa"/>
            <w:tcBorders>
              <w:top w:val="single" w:sz="4" w:space="0" w:color="auto"/>
              <w:left w:val="single" w:sz="4" w:space="0" w:color="auto"/>
              <w:bottom w:val="single" w:sz="4" w:space="0" w:color="auto"/>
              <w:right w:val="single" w:sz="4" w:space="0" w:color="auto"/>
            </w:tcBorders>
          </w:tcPr>
          <w:p w14:paraId="2AA8B886" w14:textId="77777777" w:rsidR="009029EC" w:rsidRPr="00502C0A" w:rsidRDefault="004B416A" w:rsidP="00806CC3">
            <w:pPr>
              <w:spacing w:after="0"/>
              <w:rPr>
                <w:color w:val="C45911"/>
                <w:sz w:val="18"/>
              </w:rPr>
            </w:pPr>
            <w:r>
              <w:rPr>
                <w:color w:val="C45911"/>
                <w:sz w:val="18"/>
              </w:rPr>
              <w:t xml:space="preserve">Bug 46564 </w:t>
            </w:r>
          </w:p>
          <w:p w14:paraId="25BBC911" w14:textId="77777777" w:rsidR="00504465" w:rsidRPr="00502C0A" w:rsidRDefault="0057527D" w:rsidP="00504465">
            <w:pPr>
              <w:numPr>
                <w:ilvl w:val="0"/>
                <w:numId w:val="40"/>
              </w:numPr>
              <w:spacing w:after="0"/>
              <w:ind w:left="432"/>
              <w:rPr>
                <w:color w:val="C45911"/>
                <w:sz w:val="18"/>
              </w:rPr>
            </w:pPr>
            <w:r w:rsidRPr="00502C0A">
              <w:rPr>
                <w:color w:val="C45911"/>
                <w:sz w:val="18"/>
              </w:rPr>
              <w:t>A new setpoint “Data Quality Check”</w:t>
            </w:r>
            <w:r w:rsidR="009029EC" w:rsidRPr="00502C0A">
              <w:rPr>
                <w:color w:val="C45911"/>
                <w:sz w:val="18"/>
              </w:rPr>
              <w:t xml:space="preserve"> is added on page 17. </w:t>
            </w:r>
            <w:r w:rsidR="00504465" w:rsidRPr="00502C0A">
              <w:rPr>
                <w:color w:val="C45911"/>
                <w:sz w:val="18"/>
              </w:rPr>
              <w:t xml:space="preserve">All the changes in text are marked in orange. </w:t>
            </w:r>
          </w:p>
          <w:p w14:paraId="301D6998" w14:textId="77777777" w:rsidR="00806CC3" w:rsidRDefault="00806CC3" w:rsidP="00504465">
            <w:pPr>
              <w:numPr>
                <w:ilvl w:val="0"/>
                <w:numId w:val="40"/>
              </w:numPr>
              <w:spacing w:after="0"/>
              <w:ind w:left="432"/>
              <w:rPr>
                <w:color w:val="C45911"/>
                <w:sz w:val="18"/>
              </w:rPr>
            </w:pPr>
            <w:r w:rsidRPr="00502C0A">
              <w:rPr>
                <w:color w:val="C45911"/>
                <w:sz w:val="18"/>
              </w:rPr>
              <w:t>L</w:t>
            </w:r>
            <w:r w:rsidR="00504465" w:rsidRPr="00502C0A">
              <w:rPr>
                <w:color w:val="C45911"/>
                <w:sz w:val="18"/>
              </w:rPr>
              <w:t>ogic Diagram is updated as well and shown in Red.</w:t>
            </w:r>
          </w:p>
          <w:p w14:paraId="7368AC94" w14:textId="77777777" w:rsidR="004B416A" w:rsidRDefault="004B416A" w:rsidP="004B416A">
            <w:pPr>
              <w:spacing w:after="0"/>
              <w:rPr>
                <w:color w:val="C45911"/>
                <w:sz w:val="18"/>
              </w:rPr>
            </w:pPr>
          </w:p>
          <w:p w14:paraId="11B1AB18" w14:textId="77777777" w:rsidR="004B416A" w:rsidRPr="00502C0A" w:rsidRDefault="004B416A" w:rsidP="004B416A">
            <w:pPr>
              <w:spacing w:after="0"/>
              <w:rPr>
                <w:color w:val="C45911"/>
                <w:sz w:val="18"/>
              </w:rPr>
            </w:pPr>
            <w:r>
              <w:rPr>
                <w:color w:val="C45911"/>
                <w:sz w:val="18"/>
              </w:rPr>
              <w:t>Target 869 v2.40</w:t>
            </w:r>
          </w:p>
        </w:tc>
      </w:tr>
      <w:tr w:rsidR="00C31A2C" w:rsidRPr="00364DA0" w14:paraId="7894620A" w14:textId="77777777" w:rsidTr="00504465">
        <w:trPr>
          <w:trHeight w:val="1106"/>
        </w:trPr>
        <w:tc>
          <w:tcPr>
            <w:tcW w:w="648" w:type="dxa"/>
            <w:tcBorders>
              <w:top w:val="single" w:sz="4" w:space="0" w:color="auto"/>
              <w:left w:val="single" w:sz="4" w:space="0" w:color="auto"/>
              <w:bottom w:val="single" w:sz="4" w:space="0" w:color="auto"/>
              <w:right w:val="single" w:sz="4" w:space="0" w:color="auto"/>
            </w:tcBorders>
          </w:tcPr>
          <w:p w14:paraId="02FD0CB3" w14:textId="77777777" w:rsidR="00C31A2C" w:rsidRPr="00502C0A" w:rsidRDefault="00C31A2C" w:rsidP="00C31A2C">
            <w:pPr>
              <w:spacing w:after="0"/>
              <w:rPr>
                <w:color w:val="C45911"/>
                <w:sz w:val="18"/>
                <w:szCs w:val="18"/>
              </w:rPr>
            </w:pPr>
            <w:r w:rsidRPr="00502C0A">
              <w:rPr>
                <w:color w:val="C45911"/>
                <w:sz w:val="18"/>
                <w:szCs w:val="18"/>
              </w:rPr>
              <w:t>1</w:t>
            </w:r>
            <w:r>
              <w:rPr>
                <w:color w:val="C45911"/>
                <w:sz w:val="18"/>
                <w:szCs w:val="18"/>
              </w:rPr>
              <w:t>6</w:t>
            </w:r>
          </w:p>
        </w:tc>
        <w:tc>
          <w:tcPr>
            <w:tcW w:w="1350" w:type="dxa"/>
            <w:tcBorders>
              <w:top w:val="single" w:sz="4" w:space="0" w:color="auto"/>
              <w:left w:val="single" w:sz="4" w:space="0" w:color="auto"/>
              <w:bottom w:val="single" w:sz="4" w:space="0" w:color="auto"/>
              <w:right w:val="single" w:sz="4" w:space="0" w:color="auto"/>
            </w:tcBorders>
          </w:tcPr>
          <w:p w14:paraId="40DCD444" w14:textId="77777777" w:rsidR="00C31A2C" w:rsidRPr="00502C0A" w:rsidRDefault="00C31A2C" w:rsidP="00C31A2C">
            <w:pPr>
              <w:spacing w:after="0"/>
              <w:rPr>
                <w:bCs/>
                <w:color w:val="C45911"/>
                <w:sz w:val="18"/>
                <w:szCs w:val="18"/>
              </w:rPr>
            </w:pPr>
            <w:r w:rsidRPr="00502C0A">
              <w:rPr>
                <w:bCs/>
                <w:color w:val="C45911"/>
                <w:sz w:val="18"/>
                <w:szCs w:val="18"/>
              </w:rPr>
              <w:t>Umar Khan</w:t>
            </w:r>
          </w:p>
        </w:tc>
        <w:tc>
          <w:tcPr>
            <w:tcW w:w="1260" w:type="dxa"/>
            <w:tcBorders>
              <w:top w:val="single" w:sz="4" w:space="0" w:color="auto"/>
              <w:left w:val="single" w:sz="4" w:space="0" w:color="auto"/>
              <w:bottom w:val="single" w:sz="4" w:space="0" w:color="auto"/>
              <w:right w:val="single" w:sz="4" w:space="0" w:color="auto"/>
            </w:tcBorders>
          </w:tcPr>
          <w:p w14:paraId="72C8191B" w14:textId="77777777" w:rsidR="00C31A2C" w:rsidRPr="00502C0A" w:rsidRDefault="00C31A2C" w:rsidP="00C31A2C">
            <w:pPr>
              <w:spacing w:after="0"/>
              <w:rPr>
                <w:color w:val="C45911"/>
                <w:sz w:val="18"/>
                <w:szCs w:val="18"/>
              </w:rPr>
            </w:pPr>
            <w:r>
              <w:rPr>
                <w:color w:val="C45911"/>
                <w:sz w:val="18"/>
                <w:szCs w:val="18"/>
              </w:rPr>
              <w:t>April 10, 2019</w:t>
            </w:r>
          </w:p>
        </w:tc>
        <w:tc>
          <w:tcPr>
            <w:tcW w:w="6120" w:type="dxa"/>
            <w:tcBorders>
              <w:top w:val="single" w:sz="4" w:space="0" w:color="auto"/>
              <w:left w:val="single" w:sz="4" w:space="0" w:color="auto"/>
              <w:bottom w:val="single" w:sz="4" w:space="0" w:color="auto"/>
              <w:right w:val="single" w:sz="4" w:space="0" w:color="auto"/>
            </w:tcBorders>
          </w:tcPr>
          <w:p w14:paraId="017820F1" w14:textId="77777777" w:rsidR="00C31A2C" w:rsidRPr="00C31A2C" w:rsidRDefault="00C31A2C" w:rsidP="00C31A2C">
            <w:pPr>
              <w:spacing w:after="0"/>
              <w:rPr>
                <w:color w:val="C45911"/>
                <w:sz w:val="18"/>
                <w:szCs w:val="18"/>
              </w:rPr>
            </w:pPr>
            <w:r>
              <w:rPr>
                <w:color w:val="FF0000"/>
                <w:sz w:val="18"/>
                <w:szCs w:val="18"/>
              </w:rPr>
              <w:t>M</w:t>
            </w:r>
            <w:r w:rsidRPr="00C31A2C">
              <w:rPr>
                <w:color w:val="FF0000"/>
                <w:sz w:val="18"/>
                <w:szCs w:val="18"/>
              </w:rPr>
              <w:t xml:space="preserve">odifications are made in the element ‘Run’ logic. Element is blocked when motor state is Stopped, Tripped or Starting. This change is made so that the element becomes applicable to the synchronous motor applications (with sync. motor order code selection). The changes in the logic diagram is marked with Red.  </w:t>
            </w:r>
          </w:p>
        </w:tc>
      </w:tr>
      <w:tr w:rsidR="000B25AB" w:rsidRPr="00364DA0" w14:paraId="3FB189E8" w14:textId="77777777" w:rsidTr="00504465">
        <w:trPr>
          <w:trHeight w:val="1106"/>
        </w:trPr>
        <w:tc>
          <w:tcPr>
            <w:tcW w:w="648" w:type="dxa"/>
            <w:tcBorders>
              <w:top w:val="single" w:sz="4" w:space="0" w:color="auto"/>
              <w:left w:val="single" w:sz="4" w:space="0" w:color="auto"/>
              <w:bottom w:val="single" w:sz="4" w:space="0" w:color="auto"/>
              <w:right w:val="single" w:sz="4" w:space="0" w:color="auto"/>
            </w:tcBorders>
          </w:tcPr>
          <w:p w14:paraId="6F820514" w14:textId="77777777" w:rsidR="000B25AB" w:rsidRPr="00A371CD" w:rsidRDefault="000B25AB" w:rsidP="00C31A2C">
            <w:pPr>
              <w:spacing w:after="0"/>
              <w:rPr>
                <w:color w:val="4472C4"/>
                <w:sz w:val="18"/>
                <w:szCs w:val="18"/>
              </w:rPr>
            </w:pPr>
            <w:r w:rsidRPr="00A371CD">
              <w:rPr>
                <w:color w:val="4472C4"/>
                <w:sz w:val="18"/>
                <w:szCs w:val="18"/>
              </w:rPr>
              <w:t>17</w:t>
            </w:r>
          </w:p>
        </w:tc>
        <w:tc>
          <w:tcPr>
            <w:tcW w:w="1350" w:type="dxa"/>
            <w:tcBorders>
              <w:top w:val="single" w:sz="4" w:space="0" w:color="auto"/>
              <w:left w:val="single" w:sz="4" w:space="0" w:color="auto"/>
              <w:bottom w:val="single" w:sz="4" w:space="0" w:color="auto"/>
              <w:right w:val="single" w:sz="4" w:space="0" w:color="auto"/>
            </w:tcBorders>
          </w:tcPr>
          <w:p w14:paraId="6A09C7C6" w14:textId="77777777" w:rsidR="000B25AB" w:rsidRPr="00A371CD" w:rsidRDefault="000B25AB" w:rsidP="00C31A2C">
            <w:pPr>
              <w:spacing w:after="0"/>
              <w:rPr>
                <w:bCs/>
                <w:color w:val="4472C4"/>
                <w:sz w:val="18"/>
                <w:szCs w:val="18"/>
              </w:rPr>
            </w:pPr>
            <w:r w:rsidRPr="00A371CD">
              <w:rPr>
                <w:bCs/>
                <w:color w:val="4472C4"/>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1441EC58" w14:textId="77777777" w:rsidR="000B25AB" w:rsidRPr="00A371CD" w:rsidRDefault="000B25AB" w:rsidP="00C31A2C">
            <w:pPr>
              <w:spacing w:after="0"/>
              <w:rPr>
                <w:color w:val="4472C4"/>
                <w:sz w:val="18"/>
                <w:szCs w:val="18"/>
              </w:rPr>
            </w:pPr>
            <w:r w:rsidRPr="00A371CD">
              <w:rPr>
                <w:color w:val="4472C4"/>
                <w:sz w:val="18"/>
                <w:szCs w:val="18"/>
              </w:rPr>
              <w:t>20-01-2020</w:t>
            </w:r>
          </w:p>
        </w:tc>
        <w:tc>
          <w:tcPr>
            <w:tcW w:w="6120" w:type="dxa"/>
            <w:tcBorders>
              <w:top w:val="single" w:sz="4" w:space="0" w:color="auto"/>
              <w:left w:val="single" w:sz="4" w:space="0" w:color="auto"/>
              <w:bottom w:val="single" w:sz="4" w:space="0" w:color="auto"/>
              <w:right w:val="single" w:sz="4" w:space="0" w:color="auto"/>
            </w:tcBorders>
          </w:tcPr>
          <w:p w14:paraId="4014B7A6" w14:textId="77777777" w:rsidR="000B25AB" w:rsidRDefault="000B25AB" w:rsidP="00C31A2C">
            <w:pPr>
              <w:spacing w:after="0"/>
              <w:rPr>
                <w:color w:val="4472C4"/>
                <w:sz w:val="18"/>
                <w:szCs w:val="18"/>
              </w:rPr>
            </w:pPr>
            <w:r w:rsidRPr="00A371CD">
              <w:rPr>
                <w:color w:val="4472C4"/>
                <w:sz w:val="18"/>
                <w:szCs w:val="18"/>
              </w:rPr>
              <w:t xml:space="preserve">Proposed Modifications (Enhancements) are added for v2.70 based on feedbacks from pilot and GRC proposed enhancements. </w:t>
            </w:r>
          </w:p>
          <w:p w14:paraId="75D62050" w14:textId="77777777" w:rsidR="005B07C0" w:rsidRDefault="005B07C0" w:rsidP="005B07C0">
            <w:pPr>
              <w:numPr>
                <w:ilvl w:val="0"/>
                <w:numId w:val="47"/>
              </w:numPr>
              <w:spacing w:after="0"/>
              <w:rPr>
                <w:color w:val="4472C4"/>
                <w:sz w:val="18"/>
                <w:szCs w:val="18"/>
              </w:rPr>
            </w:pPr>
            <w:r>
              <w:rPr>
                <w:color w:val="4472C4"/>
                <w:sz w:val="18"/>
                <w:szCs w:val="18"/>
              </w:rPr>
              <w:t>Operating quantity changed to I^2 FFT from I FFT for better fault magnitude extraction.</w:t>
            </w:r>
          </w:p>
          <w:p w14:paraId="32A28211" w14:textId="77777777" w:rsidR="00CF5AEE" w:rsidRDefault="00CF5AEE" w:rsidP="005B07C0">
            <w:pPr>
              <w:numPr>
                <w:ilvl w:val="0"/>
                <w:numId w:val="47"/>
              </w:numPr>
              <w:spacing w:after="0"/>
              <w:rPr>
                <w:color w:val="4472C4"/>
                <w:sz w:val="18"/>
                <w:szCs w:val="18"/>
              </w:rPr>
            </w:pPr>
            <w:r>
              <w:rPr>
                <w:color w:val="4472C4"/>
                <w:sz w:val="18"/>
                <w:szCs w:val="18"/>
              </w:rPr>
              <w:t>Data quality check changes to include voltage unbalance &amp; THD</w:t>
            </w:r>
            <w:r w:rsidR="00800BAF">
              <w:rPr>
                <w:color w:val="4472C4"/>
                <w:sz w:val="18"/>
                <w:szCs w:val="18"/>
              </w:rPr>
              <w:t>v</w:t>
            </w:r>
            <w:r>
              <w:rPr>
                <w:color w:val="4472C4"/>
                <w:sz w:val="18"/>
                <w:szCs w:val="18"/>
              </w:rPr>
              <w:t>.</w:t>
            </w:r>
          </w:p>
          <w:p w14:paraId="1F649A53" w14:textId="77777777" w:rsidR="005B07C0" w:rsidRDefault="005B07C0" w:rsidP="005B07C0">
            <w:pPr>
              <w:numPr>
                <w:ilvl w:val="0"/>
                <w:numId w:val="47"/>
              </w:numPr>
              <w:spacing w:after="0"/>
              <w:rPr>
                <w:color w:val="4472C4"/>
                <w:sz w:val="18"/>
                <w:szCs w:val="18"/>
              </w:rPr>
            </w:pPr>
            <w:r>
              <w:rPr>
                <w:color w:val="4472C4"/>
                <w:sz w:val="18"/>
                <w:szCs w:val="18"/>
              </w:rPr>
              <w:t xml:space="preserve">New settings Motor type, Voltage type are added. </w:t>
            </w:r>
          </w:p>
          <w:p w14:paraId="718114F3" w14:textId="77777777" w:rsidR="005B07C0" w:rsidRDefault="005B07C0" w:rsidP="005B07C0">
            <w:pPr>
              <w:numPr>
                <w:ilvl w:val="0"/>
                <w:numId w:val="47"/>
              </w:numPr>
              <w:spacing w:after="0"/>
              <w:rPr>
                <w:color w:val="4472C4"/>
                <w:sz w:val="18"/>
                <w:szCs w:val="18"/>
              </w:rPr>
            </w:pPr>
            <w:r>
              <w:rPr>
                <w:color w:val="4472C4"/>
                <w:sz w:val="18"/>
                <w:szCs w:val="18"/>
              </w:rPr>
              <w:t>Baseline period</w:t>
            </w:r>
            <w:r w:rsidR="006D0880">
              <w:rPr>
                <w:color w:val="4472C4"/>
                <w:sz w:val="18"/>
                <w:szCs w:val="18"/>
              </w:rPr>
              <w:t xml:space="preserve"> setting</w:t>
            </w:r>
            <w:r>
              <w:rPr>
                <w:color w:val="4472C4"/>
                <w:sz w:val="18"/>
                <w:szCs w:val="18"/>
              </w:rPr>
              <w:t xml:space="preserve"> changed to mins from hours with default of 60 mins. </w:t>
            </w:r>
            <w:r w:rsidR="00E36265">
              <w:rPr>
                <w:color w:val="4472C4"/>
                <w:sz w:val="18"/>
                <w:szCs w:val="18"/>
              </w:rPr>
              <w:t xml:space="preserve">Baseline data capture with outlier elimination. </w:t>
            </w:r>
          </w:p>
          <w:p w14:paraId="000DB454" w14:textId="77777777" w:rsidR="005B07C0" w:rsidRDefault="006D0880" w:rsidP="005B07C0">
            <w:pPr>
              <w:numPr>
                <w:ilvl w:val="0"/>
                <w:numId w:val="47"/>
              </w:numPr>
              <w:spacing w:after="0"/>
              <w:rPr>
                <w:color w:val="4472C4"/>
                <w:sz w:val="18"/>
                <w:szCs w:val="18"/>
              </w:rPr>
            </w:pPr>
            <w:r>
              <w:rPr>
                <w:color w:val="4472C4"/>
                <w:sz w:val="18"/>
                <w:szCs w:val="18"/>
              </w:rPr>
              <w:t xml:space="preserve">Standard deviation computation added during baseline period. Baseline metering data adjusted accordingly.  </w:t>
            </w:r>
          </w:p>
          <w:p w14:paraId="28CBAC58" w14:textId="77777777" w:rsidR="006D0880" w:rsidRDefault="006D0880" w:rsidP="005B07C0">
            <w:pPr>
              <w:numPr>
                <w:ilvl w:val="0"/>
                <w:numId w:val="47"/>
              </w:numPr>
              <w:spacing w:after="0"/>
              <w:rPr>
                <w:color w:val="4472C4"/>
                <w:sz w:val="18"/>
                <w:szCs w:val="18"/>
              </w:rPr>
            </w:pPr>
            <w:r>
              <w:rPr>
                <w:color w:val="4472C4"/>
                <w:sz w:val="18"/>
                <w:szCs w:val="18"/>
              </w:rPr>
              <w:t>Fault frequency computation, peak magnitude, energy magnitude computations are adapted as per I^2 FFT.</w:t>
            </w:r>
          </w:p>
          <w:p w14:paraId="289F7DCB" w14:textId="77777777" w:rsidR="00CF5AEE" w:rsidRDefault="006D0880" w:rsidP="005B07C0">
            <w:pPr>
              <w:numPr>
                <w:ilvl w:val="0"/>
                <w:numId w:val="47"/>
              </w:numPr>
              <w:spacing w:after="0"/>
              <w:rPr>
                <w:color w:val="4472C4"/>
                <w:sz w:val="18"/>
                <w:szCs w:val="18"/>
              </w:rPr>
            </w:pPr>
            <w:r>
              <w:rPr>
                <w:color w:val="4472C4"/>
                <w:sz w:val="18"/>
                <w:szCs w:val="18"/>
              </w:rPr>
              <w:t xml:space="preserve">Speed estimation algorithm modifications as per </w:t>
            </w:r>
            <w:r w:rsidR="00CF5AEE">
              <w:rPr>
                <w:color w:val="4472C4"/>
                <w:sz w:val="18"/>
                <w:szCs w:val="18"/>
              </w:rPr>
              <w:t xml:space="preserve">Synchronous Motor, VFD requirement. </w:t>
            </w:r>
          </w:p>
          <w:p w14:paraId="09A9A359" w14:textId="77777777" w:rsidR="00CF5AEE" w:rsidRDefault="00CF5AEE" w:rsidP="005B07C0">
            <w:pPr>
              <w:numPr>
                <w:ilvl w:val="0"/>
                <w:numId w:val="47"/>
              </w:numPr>
              <w:spacing w:after="0"/>
              <w:rPr>
                <w:color w:val="4472C4"/>
                <w:sz w:val="18"/>
                <w:szCs w:val="18"/>
              </w:rPr>
            </w:pPr>
            <w:r>
              <w:rPr>
                <w:color w:val="4472C4"/>
                <w:sz w:val="18"/>
                <w:szCs w:val="18"/>
              </w:rPr>
              <w:t>FFT waveform, Metering, Logs, Circle internal changes to suit I^2 FFT</w:t>
            </w:r>
            <w:r w:rsidR="00800BAF">
              <w:rPr>
                <w:color w:val="4472C4"/>
                <w:sz w:val="18"/>
                <w:szCs w:val="18"/>
              </w:rPr>
              <w:t xml:space="preserve"> (with minor changes only)</w:t>
            </w:r>
            <w:r>
              <w:rPr>
                <w:color w:val="4472C4"/>
                <w:sz w:val="18"/>
                <w:szCs w:val="18"/>
              </w:rPr>
              <w:t xml:space="preserve">. </w:t>
            </w:r>
          </w:p>
          <w:p w14:paraId="4BEC5590" w14:textId="77777777" w:rsidR="001634D9" w:rsidRDefault="001634D9" w:rsidP="005B07C0">
            <w:pPr>
              <w:numPr>
                <w:ilvl w:val="0"/>
                <w:numId w:val="47"/>
              </w:numPr>
              <w:spacing w:after="0"/>
              <w:rPr>
                <w:color w:val="4472C4"/>
                <w:sz w:val="18"/>
                <w:szCs w:val="18"/>
              </w:rPr>
            </w:pPr>
            <w:r>
              <w:rPr>
                <w:color w:val="4472C4"/>
                <w:sz w:val="18"/>
                <w:szCs w:val="18"/>
              </w:rPr>
              <w:t>Adjustments to search band based on voltage availability/speed estimation error</w:t>
            </w:r>
            <w:r w:rsidR="00800BAF">
              <w:rPr>
                <w:color w:val="4472C4"/>
                <w:sz w:val="18"/>
                <w:szCs w:val="18"/>
              </w:rPr>
              <w:t xml:space="preserve"> &amp; GRC inputs</w:t>
            </w:r>
            <w:r>
              <w:rPr>
                <w:color w:val="4472C4"/>
                <w:sz w:val="18"/>
                <w:szCs w:val="18"/>
              </w:rPr>
              <w:t xml:space="preserve">. </w:t>
            </w:r>
          </w:p>
          <w:p w14:paraId="449B530C" w14:textId="77777777" w:rsidR="00F74F7D" w:rsidRDefault="00CF5AEE" w:rsidP="005B07C0">
            <w:pPr>
              <w:numPr>
                <w:ilvl w:val="0"/>
                <w:numId w:val="47"/>
              </w:numPr>
              <w:spacing w:after="0"/>
              <w:rPr>
                <w:color w:val="4472C4"/>
                <w:sz w:val="18"/>
                <w:szCs w:val="18"/>
              </w:rPr>
            </w:pPr>
            <w:r>
              <w:rPr>
                <w:color w:val="4472C4"/>
                <w:sz w:val="18"/>
                <w:szCs w:val="18"/>
              </w:rPr>
              <w:t xml:space="preserve">Decision making including additional security checks. </w:t>
            </w:r>
          </w:p>
          <w:p w14:paraId="15CDD61E" w14:textId="77777777" w:rsidR="00F74F7D" w:rsidRDefault="00F74F7D" w:rsidP="005B07C0">
            <w:pPr>
              <w:numPr>
                <w:ilvl w:val="0"/>
                <w:numId w:val="47"/>
              </w:numPr>
              <w:spacing w:after="0"/>
              <w:rPr>
                <w:color w:val="4472C4"/>
                <w:sz w:val="18"/>
                <w:szCs w:val="18"/>
              </w:rPr>
            </w:pPr>
            <w:r>
              <w:rPr>
                <w:color w:val="4472C4"/>
                <w:sz w:val="18"/>
                <w:szCs w:val="18"/>
              </w:rPr>
              <w:t xml:space="preserve">Support voltage-less ESA and 1-Ph VT option. Associated changes to ESA </w:t>
            </w:r>
            <w:r w:rsidR="00800BAF">
              <w:rPr>
                <w:color w:val="4472C4"/>
                <w:sz w:val="18"/>
                <w:szCs w:val="18"/>
              </w:rPr>
              <w:t>speed estimation</w:t>
            </w:r>
            <w:r>
              <w:rPr>
                <w:color w:val="4472C4"/>
                <w:sz w:val="18"/>
                <w:szCs w:val="18"/>
              </w:rPr>
              <w:t xml:space="preserve">. </w:t>
            </w:r>
          </w:p>
          <w:p w14:paraId="149BFFD0" w14:textId="77777777" w:rsidR="006D0880" w:rsidRPr="00A371CD" w:rsidRDefault="00F74F7D" w:rsidP="005B07C0">
            <w:pPr>
              <w:numPr>
                <w:ilvl w:val="0"/>
                <w:numId w:val="47"/>
              </w:numPr>
              <w:spacing w:after="0"/>
              <w:rPr>
                <w:color w:val="4472C4"/>
                <w:sz w:val="18"/>
                <w:szCs w:val="18"/>
              </w:rPr>
            </w:pPr>
            <w:r>
              <w:rPr>
                <w:color w:val="4472C4"/>
                <w:sz w:val="18"/>
                <w:szCs w:val="18"/>
              </w:rPr>
              <w:t xml:space="preserve">Enervista changes to support </w:t>
            </w:r>
            <w:r w:rsidR="00800BAF">
              <w:rPr>
                <w:color w:val="4472C4"/>
                <w:sz w:val="18"/>
                <w:szCs w:val="18"/>
              </w:rPr>
              <w:t xml:space="preserve">I^2 </w:t>
            </w:r>
            <w:r>
              <w:rPr>
                <w:color w:val="4472C4"/>
                <w:sz w:val="18"/>
                <w:szCs w:val="18"/>
              </w:rPr>
              <w:t>FFT waveform, Baseline data retrieval from service report, PDF health report based on ESA, Historical data trending</w:t>
            </w:r>
            <w:r w:rsidR="00800BAF">
              <w:rPr>
                <w:color w:val="4472C4"/>
                <w:sz w:val="18"/>
                <w:szCs w:val="18"/>
              </w:rPr>
              <w:t xml:space="preserve"> using 845 M&amp;D screens</w:t>
            </w:r>
            <w:r>
              <w:rPr>
                <w:color w:val="4472C4"/>
                <w:sz w:val="18"/>
                <w:szCs w:val="18"/>
              </w:rPr>
              <w:t xml:space="preserve">. </w:t>
            </w:r>
            <w:r w:rsidR="006D0880">
              <w:rPr>
                <w:color w:val="4472C4"/>
                <w:sz w:val="18"/>
                <w:szCs w:val="18"/>
              </w:rPr>
              <w:t xml:space="preserve">  </w:t>
            </w:r>
          </w:p>
        </w:tc>
      </w:tr>
      <w:tr w:rsidR="00E36857" w:rsidRPr="00364DA0" w14:paraId="4EEE2170" w14:textId="77777777" w:rsidTr="00504465">
        <w:trPr>
          <w:trHeight w:val="1106"/>
        </w:trPr>
        <w:tc>
          <w:tcPr>
            <w:tcW w:w="648" w:type="dxa"/>
            <w:tcBorders>
              <w:top w:val="single" w:sz="4" w:space="0" w:color="auto"/>
              <w:left w:val="single" w:sz="4" w:space="0" w:color="auto"/>
              <w:bottom w:val="single" w:sz="4" w:space="0" w:color="auto"/>
              <w:right w:val="single" w:sz="4" w:space="0" w:color="auto"/>
            </w:tcBorders>
          </w:tcPr>
          <w:p w14:paraId="19045DBA" w14:textId="77777777" w:rsidR="00E36857" w:rsidRPr="00B67FD0" w:rsidRDefault="00E36857" w:rsidP="00C31A2C">
            <w:pPr>
              <w:spacing w:after="0"/>
              <w:rPr>
                <w:color w:val="00B050"/>
                <w:sz w:val="18"/>
                <w:szCs w:val="18"/>
              </w:rPr>
            </w:pPr>
            <w:r w:rsidRPr="00B67FD0">
              <w:rPr>
                <w:color w:val="00B050"/>
                <w:sz w:val="18"/>
                <w:szCs w:val="18"/>
              </w:rPr>
              <w:t>18</w:t>
            </w:r>
          </w:p>
        </w:tc>
        <w:tc>
          <w:tcPr>
            <w:tcW w:w="1350" w:type="dxa"/>
            <w:tcBorders>
              <w:top w:val="single" w:sz="4" w:space="0" w:color="auto"/>
              <w:left w:val="single" w:sz="4" w:space="0" w:color="auto"/>
              <w:bottom w:val="single" w:sz="4" w:space="0" w:color="auto"/>
              <w:right w:val="single" w:sz="4" w:space="0" w:color="auto"/>
            </w:tcBorders>
          </w:tcPr>
          <w:p w14:paraId="578C773E" w14:textId="77777777" w:rsidR="00E36857" w:rsidRPr="00B67FD0" w:rsidRDefault="00E36857" w:rsidP="00C31A2C">
            <w:pPr>
              <w:spacing w:after="0"/>
              <w:rPr>
                <w:bCs/>
                <w:color w:val="00B050"/>
                <w:sz w:val="18"/>
                <w:szCs w:val="18"/>
              </w:rPr>
            </w:pPr>
            <w:r w:rsidRPr="00B67FD0">
              <w:rPr>
                <w:bCs/>
                <w:color w:val="00B050"/>
                <w:sz w:val="18"/>
                <w:szCs w:val="18"/>
              </w:rPr>
              <w:t>Balakrishna P</w:t>
            </w:r>
          </w:p>
        </w:tc>
        <w:tc>
          <w:tcPr>
            <w:tcW w:w="1260" w:type="dxa"/>
            <w:tcBorders>
              <w:top w:val="single" w:sz="4" w:space="0" w:color="auto"/>
              <w:left w:val="single" w:sz="4" w:space="0" w:color="auto"/>
              <w:bottom w:val="single" w:sz="4" w:space="0" w:color="auto"/>
              <w:right w:val="single" w:sz="4" w:space="0" w:color="auto"/>
            </w:tcBorders>
          </w:tcPr>
          <w:p w14:paraId="42C77B16" w14:textId="77777777" w:rsidR="00E36857" w:rsidRPr="00B67FD0" w:rsidRDefault="00E36857" w:rsidP="00C31A2C">
            <w:pPr>
              <w:spacing w:after="0"/>
              <w:rPr>
                <w:color w:val="00B050"/>
                <w:sz w:val="18"/>
                <w:szCs w:val="18"/>
              </w:rPr>
            </w:pPr>
            <w:r w:rsidRPr="00B67FD0">
              <w:rPr>
                <w:color w:val="00B050"/>
                <w:sz w:val="18"/>
                <w:szCs w:val="18"/>
              </w:rPr>
              <w:t>15-04-2020</w:t>
            </w:r>
          </w:p>
        </w:tc>
        <w:tc>
          <w:tcPr>
            <w:tcW w:w="6120" w:type="dxa"/>
            <w:tcBorders>
              <w:top w:val="single" w:sz="4" w:space="0" w:color="auto"/>
              <w:left w:val="single" w:sz="4" w:space="0" w:color="auto"/>
              <w:bottom w:val="single" w:sz="4" w:space="0" w:color="auto"/>
              <w:right w:val="single" w:sz="4" w:space="0" w:color="auto"/>
            </w:tcBorders>
          </w:tcPr>
          <w:p w14:paraId="79C9D49A" w14:textId="77777777" w:rsidR="00E36857" w:rsidRPr="00B67FD0" w:rsidRDefault="00E36857" w:rsidP="00E36857">
            <w:pPr>
              <w:spacing w:after="0"/>
              <w:rPr>
                <w:color w:val="00B050"/>
                <w:sz w:val="18"/>
                <w:szCs w:val="18"/>
              </w:rPr>
            </w:pPr>
            <w:r w:rsidRPr="00B67FD0">
              <w:rPr>
                <w:color w:val="00B050"/>
                <w:sz w:val="18"/>
                <w:szCs w:val="18"/>
              </w:rPr>
              <w:t>Added more clarity on standard deviation computation, baseline data retrieval, ESA Circle and health report based on queries from development/validation teams.</w:t>
            </w:r>
          </w:p>
        </w:tc>
      </w:tr>
      <w:tr w:rsidR="009A6C79" w:rsidRPr="00364DA0" w14:paraId="718177F3" w14:textId="77777777" w:rsidTr="00504465">
        <w:trPr>
          <w:trHeight w:val="1106"/>
        </w:trPr>
        <w:tc>
          <w:tcPr>
            <w:tcW w:w="648" w:type="dxa"/>
            <w:tcBorders>
              <w:top w:val="single" w:sz="4" w:space="0" w:color="auto"/>
              <w:left w:val="single" w:sz="4" w:space="0" w:color="auto"/>
              <w:bottom w:val="single" w:sz="4" w:space="0" w:color="auto"/>
              <w:right w:val="single" w:sz="4" w:space="0" w:color="auto"/>
            </w:tcBorders>
          </w:tcPr>
          <w:p w14:paraId="2085AB84" w14:textId="77777777" w:rsidR="009A6C79" w:rsidRPr="00B66575" w:rsidRDefault="009A6C79" w:rsidP="00C31A2C">
            <w:pPr>
              <w:spacing w:after="0"/>
              <w:rPr>
                <w:color w:val="000000"/>
                <w:sz w:val="18"/>
                <w:szCs w:val="18"/>
                <w:highlight w:val="green"/>
              </w:rPr>
            </w:pPr>
            <w:r w:rsidRPr="00B66575">
              <w:rPr>
                <w:color w:val="000000"/>
                <w:sz w:val="18"/>
                <w:szCs w:val="18"/>
                <w:highlight w:val="green"/>
              </w:rPr>
              <w:t>19</w:t>
            </w:r>
          </w:p>
        </w:tc>
        <w:tc>
          <w:tcPr>
            <w:tcW w:w="1350" w:type="dxa"/>
            <w:tcBorders>
              <w:top w:val="single" w:sz="4" w:space="0" w:color="auto"/>
              <w:left w:val="single" w:sz="4" w:space="0" w:color="auto"/>
              <w:bottom w:val="single" w:sz="4" w:space="0" w:color="auto"/>
              <w:right w:val="single" w:sz="4" w:space="0" w:color="auto"/>
            </w:tcBorders>
          </w:tcPr>
          <w:p w14:paraId="4311BB06" w14:textId="77777777" w:rsidR="009A6C79" w:rsidRPr="00B66575" w:rsidRDefault="009A6C79" w:rsidP="00C31A2C">
            <w:pPr>
              <w:spacing w:after="0"/>
              <w:rPr>
                <w:bCs/>
                <w:color w:val="000000"/>
                <w:sz w:val="18"/>
                <w:szCs w:val="18"/>
                <w:highlight w:val="green"/>
              </w:rPr>
            </w:pPr>
            <w:r w:rsidRPr="00B66575">
              <w:rPr>
                <w:bCs/>
                <w:color w:val="000000"/>
                <w:sz w:val="18"/>
                <w:szCs w:val="18"/>
                <w:highlight w:val="green"/>
              </w:rPr>
              <w:t>Balakrishna P</w:t>
            </w:r>
          </w:p>
        </w:tc>
        <w:tc>
          <w:tcPr>
            <w:tcW w:w="1260" w:type="dxa"/>
            <w:tcBorders>
              <w:top w:val="single" w:sz="4" w:space="0" w:color="auto"/>
              <w:left w:val="single" w:sz="4" w:space="0" w:color="auto"/>
              <w:bottom w:val="single" w:sz="4" w:space="0" w:color="auto"/>
              <w:right w:val="single" w:sz="4" w:space="0" w:color="auto"/>
            </w:tcBorders>
          </w:tcPr>
          <w:p w14:paraId="1A40A761" w14:textId="77777777" w:rsidR="009A6C79" w:rsidRPr="00B66575" w:rsidRDefault="009A6C79" w:rsidP="00C31A2C">
            <w:pPr>
              <w:spacing w:after="0"/>
              <w:rPr>
                <w:color w:val="000000"/>
                <w:sz w:val="18"/>
                <w:szCs w:val="18"/>
                <w:highlight w:val="green"/>
              </w:rPr>
            </w:pPr>
            <w:r w:rsidRPr="00B66575">
              <w:rPr>
                <w:color w:val="000000"/>
                <w:sz w:val="18"/>
                <w:szCs w:val="18"/>
                <w:highlight w:val="green"/>
              </w:rPr>
              <w:t>18-06-2020</w:t>
            </w:r>
          </w:p>
        </w:tc>
        <w:tc>
          <w:tcPr>
            <w:tcW w:w="6120" w:type="dxa"/>
            <w:tcBorders>
              <w:top w:val="single" w:sz="4" w:space="0" w:color="auto"/>
              <w:left w:val="single" w:sz="4" w:space="0" w:color="auto"/>
              <w:bottom w:val="single" w:sz="4" w:space="0" w:color="auto"/>
              <w:right w:val="single" w:sz="4" w:space="0" w:color="auto"/>
            </w:tcBorders>
          </w:tcPr>
          <w:p w14:paraId="3D61F1AE" w14:textId="77777777" w:rsidR="009A6C79" w:rsidRPr="00B66575" w:rsidRDefault="009A6C79" w:rsidP="00E36857">
            <w:pPr>
              <w:spacing w:after="0"/>
              <w:rPr>
                <w:color w:val="000000"/>
                <w:sz w:val="18"/>
                <w:szCs w:val="18"/>
                <w:highlight w:val="green"/>
              </w:rPr>
            </w:pPr>
            <w:r w:rsidRPr="00B66575">
              <w:rPr>
                <w:color w:val="000000"/>
                <w:sz w:val="18"/>
                <w:szCs w:val="18"/>
                <w:highlight w:val="green"/>
              </w:rPr>
              <w:t xml:space="preserve">Added modifications to enable voltage-less ESA for VFD application when VT is not available, or VT is on the bus side. Also enabled constant V/f region for VFD operation in terms of load. </w:t>
            </w:r>
          </w:p>
        </w:tc>
      </w:tr>
    </w:tbl>
    <w:p w14:paraId="0EE39A05" w14:textId="77777777" w:rsidR="000630C8" w:rsidRDefault="000630C8" w:rsidP="000630C8">
      <w:pPr>
        <w:rPr>
          <w:color w:val="000000"/>
        </w:rPr>
      </w:pPr>
    </w:p>
    <w:p w14:paraId="4C98654B" w14:textId="77777777" w:rsidR="000630C8" w:rsidRDefault="000630C8" w:rsidP="000630C8">
      <w:pPr>
        <w:rPr>
          <w:color w:val="000000"/>
        </w:rPr>
      </w:pPr>
    </w:p>
    <w:p w14:paraId="0D72BFEC" w14:textId="77777777" w:rsidR="000630C8" w:rsidRDefault="000630C8" w:rsidP="000630C8">
      <w:pPr>
        <w:rPr>
          <w:color w:val="000000"/>
        </w:rPr>
      </w:pPr>
    </w:p>
    <w:p w14:paraId="063973C4" w14:textId="77777777" w:rsidR="000630C8" w:rsidRDefault="000630C8" w:rsidP="000630C8">
      <w:pPr>
        <w:rPr>
          <w:color w:val="000000"/>
        </w:rPr>
      </w:pPr>
    </w:p>
    <w:p w14:paraId="651ACE10" w14:textId="77777777" w:rsidR="000630C8" w:rsidRDefault="000630C8" w:rsidP="000630C8">
      <w:pPr>
        <w:rPr>
          <w:color w:val="000000"/>
        </w:rPr>
      </w:pPr>
    </w:p>
    <w:p w14:paraId="50602DED" w14:textId="77777777" w:rsidR="000630C8" w:rsidRDefault="000630C8" w:rsidP="000630C8">
      <w:pPr>
        <w:rPr>
          <w:color w:val="000000"/>
        </w:rPr>
      </w:pPr>
    </w:p>
    <w:p w14:paraId="14CECF71" w14:textId="77777777" w:rsidR="000630C8" w:rsidRDefault="000630C8" w:rsidP="000630C8">
      <w:pPr>
        <w:rPr>
          <w:color w:val="000000"/>
        </w:rPr>
      </w:pPr>
    </w:p>
    <w:p w14:paraId="5CF8DC91" w14:textId="77777777" w:rsidR="000630C8" w:rsidRPr="00653698" w:rsidRDefault="000630C8" w:rsidP="000630C8">
      <w:pPr>
        <w:pStyle w:val="BodyTextIndent"/>
        <w:numPr>
          <w:ilvl w:val="1"/>
          <w:numId w:val="2"/>
        </w:numPr>
        <w:tabs>
          <w:tab w:val="clear" w:pos="792"/>
          <w:tab w:val="num" w:pos="360"/>
        </w:tabs>
        <w:ind w:left="360" w:hanging="360"/>
        <w:rPr>
          <w:rFonts w:cs="Arial"/>
          <w:b/>
          <w:bCs/>
          <w:sz w:val="28"/>
          <w:szCs w:val="20"/>
          <w:lang w:val="en-US"/>
        </w:rPr>
      </w:pPr>
      <w:r w:rsidRPr="00653698">
        <w:rPr>
          <w:rFonts w:cs="Arial"/>
          <w:b/>
          <w:bCs/>
          <w:sz w:val="28"/>
          <w:szCs w:val="20"/>
          <w:lang w:val="en-US"/>
        </w:rPr>
        <w:t>Data for Manual</w:t>
      </w:r>
    </w:p>
    <w:p w14:paraId="5232A18F" w14:textId="77777777" w:rsidR="000630C8" w:rsidRPr="00653698" w:rsidRDefault="000630C8" w:rsidP="000630C8">
      <w:pPr>
        <w:pStyle w:val="BodyTextIndent"/>
        <w:ind w:left="0" w:firstLine="0"/>
        <w:rPr>
          <w:rFonts w:cs="Arial"/>
          <w:b/>
          <w:bCs/>
          <w:sz w:val="28"/>
          <w:szCs w:val="20"/>
          <w:lang w:val="en-US"/>
        </w:rPr>
      </w:pPr>
      <w:r w:rsidRPr="00653698">
        <w:rPr>
          <w:rFonts w:cs="Arial"/>
          <w:b/>
          <w:bCs/>
          <w:sz w:val="28"/>
          <w:szCs w:val="20"/>
          <w:lang w:val="en-US"/>
        </w:rPr>
        <w:t>Introducti</w:t>
      </w:r>
      <w:r>
        <w:rPr>
          <w:rFonts w:cs="Arial"/>
          <w:b/>
          <w:bCs/>
          <w:sz w:val="28"/>
          <w:szCs w:val="20"/>
          <w:lang w:val="en-US"/>
        </w:rPr>
        <w:t>on – Specifications – ESA (Electrical Signature Analysis)</w:t>
      </w:r>
    </w:p>
    <w:p w14:paraId="7B6CC097" w14:textId="77777777" w:rsidR="000630C8" w:rsidRDefault="000630C8" w:rsidP="000630C8">
      <w:pPr>
        <w:tabs>
          <w:tab w:val="left" w:pos="2880"/>
        </w:tabs>
        <w:spacing w:after="0"/>
        <w:ind w:left="720"/>
      </w:pPr>
      <w:r>
        <w:t>ESA (Bearing &amp; Mechanical (</w:t>
      </w:r>
      <w:r w:rsidRPr="00763654">
        <w:rPr>
          <w:u w:val="single"/>
        </w:rPr>
        <w:t>F</w:t>
      </w:r>
      <w:r>
        <w:t xml:space="preserve">oundation looseness, </w:t>
      </w:r>
      <w:r w:rsidRPr="00763654">
        <w:rPr>
          <w:u w:val="single"/>
        </w:rPr>
        <w:t>E</w:t>
      </w:r>
      <w:r>
        <w:t xml:space="preserve">ccentricity and </w:t>
      </w:r>
      <w:r w:rsidRPr="00763654">
        <w:rPr>
          <w:u w:val="single"/>
        </w:rPr>
        <w:t>M</w:t>
      </w:r>
      <w:r>
        <w:t>is-alignment)) Fault</w:t>
      </w:r>
    </w:p>
    <w:p w14:paraId="1625524D" w14:textId="77777777" w:rsidR="000630C8" w:rsidRDefault="000630C8" w:rsidP="000630C8">
      <w:pPr>
        <w:tabs>
          <w:tab w:val="left" w:pos="2880"/>
        </w:tabs>
        <w:spacing w:after="0"/>
        <w:ind w:left="720"/>
      </w:pPr>
      <w:r>
        <w:t>Computing Parameter:</w:t>
      </w:r>
      <w:r>
        <w:tab/>
      </w:r>
      <w:r>
        <w:tab/>
      </w:r>
      <w:r w:rsidR="00045A7E" w:rsidRPr="00D52DB4">
        <w:rPr>
          <w:color w:val="4472C4"/>
        </w:rPr>
        <w:t>Ia (square)</w:t>
      </w:r>
      <w:r w:rsidR="00045A7E">
        <w:t xml:space="preserve"> </w:t>
      </w:r>
      <w:r>
        <w:t xml:space="preserve"> </w:t>
      </w:r>
      <w:r w:rsidRPr="00E61457">
        <w:rPr>
          <w:strike/>
          <w:color w:val="538135"/>
          <w:highlight w:val="lightGray"/>
        </w:rPr>
        <w:t>or Ib or Ic</w:t>
      </w:r>
    </w:p>
    <w:p w14:paraId="30D307C0" w14:textId="77777777" w:rsidR="000630C8" w:rsidRDefault="000630C8" w:rsidP="000630C8">
      <w:pPr>
        <w:tabs>
          <w:tab w:val="left" w:pos="2880"/>
        </w:tabs>
        <w:spacing w:after="0"/>
        <w:ind w:left="720"/>
      </w:pPr>
      <w:r>
        <w:t>Indicating Parameter:                 Peak Magnitude (dB), Energy (dB), Change in dB</w:t>
      </w:r>
    </w:p>
    <w:p w14:paraId="2ADD17EF" w14:textId="77777777" w:rsidR="00845D70" w:rsidRPr="00845D70" w:rsidRDefault="000630C8" w:rsidP="00845D70">
      <w:pPr>
        <w:tabs>
          <w:tab w:val="left" w:pos="2880"/>
        </w:tabs>
        <w:spacing w:after="0"/>
        <w:ind w:left="720"/>
        <w:rPr>
          <w:color w:val="7030A0"/>
        </w:rPr>
      </w:pPr>
      <w:r>
        <w:t xml:space="preserve">Operating Parameter:                 </w:t>
      </w:r>
      <w:r w:rsidR="00845D70">
        <w:t xml:space="preserve">Change in Peak </w:t>
      </w:r>
      <w:r w:rsidR="00845D70" w:rsidRPr="00845D70">
        <w:rPr>
          <w:color w:val="7030A0"/>
        </w:rPr>
        <w:t>and</w:t>
      </w:r>
      <w:r w:rsidR="00845D70">
        <w:t xml:space="preserve"> Energy magnitude (dB) </w:t>
      </w:r>
      <w:r w:rsidR="00845D70" w:rsidRPr="00845D70">
        <w:rPr>
          <w:color w:val="7030A0"/>
        </w:rPr>
        <w:t>or</w:t>
      </w:r>
    </w:p>
    <w:p w14:paraId="7EEBF4BA" w14:textId="77777777" w:rsidR="000630C8" w:rsidRPr="00845D70" w:rsidRDefault="00845D70" w:rsidP="00845D70">
      <w:pPr>
        <w:tabs>
          <w:tab w:val="left" w:pos="2880"/>
        </w:tabs>
        <w:spacing w:after="0"/>
        <w:ind w:left="720"/>
        <w:rPr>
          <w:color w:val="7030A0"/>
        </w:rPr>
      </w:pPr>
      <w:r w:rsidRPr="00845D70">
        <w:rPr>
          <w:color w:val="7030A0"/>
        </w:rPr>
        <w:tab/>
      </w:r>
      <w:r w:rsidRPr="00845D70">
        <w:rPr>
          <w:color w:val="7030A0"/>
        </w:rPr>
        <w:tab/>
        <w:t>Peak and Energy magnitude (dB)</w:t>
      </w:r>
    </w:p>
    <w:p w14:paraId="3D1879A8" w14:textId="77777777" w:rsidR="00845D70" w:rsidRPr="00845D70" w:rsidRDefault="000630C8" w:rsidP="00845D70">
      <w:pPr>
        <w:tabs>
          <w:tab w:val="left" w:pos="2880"/>
        </w:tabs>
        <w:spacing w:after="0"/>
        <w:ind w:left="3600" w:hanging="2880"/>
        <w:rPr>
          <w:color w:val="7030A0"/>
        </w:rPr>
      </w:pPr>
      <w:r>
        <w:t>Pickup level 1 &amp; 2:</w:t>
      </w:r>
      <w:r>
        <w:tab/>
      </w:r>
      <w:r>
        <w:tab/>
      </w:r>
      <w:r w:rsidR="00845D70">
        <w:t xml:space="preserve">Change in Peak and Energy magnitude &gt; ‘X’ dB w.r.t base line dB (configurable in setup SW) </w:t>
      </w:r>
      <w:r w:rsidR="00845D70" w:rsidRPr="00845D70">
        <w:rPr>
          <w:color w:val="7030A0"/>
        </w:rPr>
        <w:t>or</w:t>
      </w:r>
    </w:p>
    <w:p w14:paraId="6F00060F" w14:textId="77777777" w:rsidR="000630C8" w:rsidRPr="00845D70" w:rsidRDefault="00845D70" w:rsidP="00845D70">
      <w:pPr>
        <w:tabs>
          <w:tab w:val="left" w:pos="2880"/>
        </w:tabs>
        <w:spacing w:after="0"/>
        <w:ind w:left="3600" w:hanging="2880"/>
        <w:rPr>
          <w:color w:val="7030A0"/>
        </w:rPr>
      </w:pPr>
      <w:r w:rsidRPr="00845D70">
        <w:rPr>
          <w:color w:val="7030A0"/>
        </w:rPr>
        <w:tab/>
      </w:r>
      <w:r w:rsidRPr="00845D70">
        <w:rPr>
          <w:color w:val="7030A0"/>
        </w:rPr>
        <w:tab/>
        <w:t xml:space="preserve">Peak and Energy magnitude &gt; ‘X’ dB w.r.t base line dB (configurable in setup SW) </w:t>
      </w:r>
    </w:p>
    <w:p w14:paraId="6EF55A18" w14:textId="77777777" w:rsidR="000630C8" w:rsidRPr="00845D70" w:rsidRDefault="000630C8" w:rsidP="00845D70">
      <w:pPr>
        <w:tabs>
          <w:tab w:val="left" w:pos="2880"/>
        </w:tabs>
        <w:spacing w:after="0"/>
        <w:ind w:left="3600" w:hanging="2880"/>
        <w:rPr>
          <w:color w:val="7030A0"/>
        </w:rPr>
      </w:pPr>
      <w:r>
        <w:t>Pickup delay 1 &amp; 2:</w:t>
      </w:r>
      <w:r>
        <w:tab/>
      </w:r>
      <w:r>
        <w:tab/>
      </w:r>
      <w:r w:rsidRPr="005D35A7">
        <w:t>5 to 60 min (multiples of 5 min)</w:t>
      </w:r>
      <w:r w:rsidR="00845D70">
        <w:t xml:space="preserve"> </w:t>
      </w:r>
      <w:r w:rsidR="00845D70" w:rsidRPr="00845D70">
        <w:rPr>
          <w:color w:val="7030A0"/>
        </w:rPr>
        <w:t>(Configurable in setup software)</w:t>
      </w:r>
    </w:p>
    <w:p w14:paraId="558E333E" w14:textId="77777777" w:rsidR="000630C8" w:rsidRDefault="000630C8" w:rsidP="000630C8">
      <w:pPr>
        <w:tabs>
          <w:tab w:val="left" w:pos="2880"/>
        </w:tabs>
        <w:spacing w:after="0"/>
        <w:ind w:left="720"/>
      </w:pPr>
      <w:r>
        <w:tab/>
      </w:r>
    </w:p>
    <w:p w14:paraId="4B50BA59" w14:textId="77777777" w:rsidR="000630C8" w:rsidRDefault="000630C8" w:rsidP="000630C8">
      <w:pPr>
        <w:rPr>
          <w:b/>
          <w:sz w:val="26"/>
          <w:szCs w:val="26"/>
        </w:rPr>
      </w:pPr>
      <w:r w:rsidRPr="005D35A7">
        <w:rPr>
          <w:b/>
          <w:sz w:val="26"/>
          <w:szCs w:val="26"/>
          <w:highlight w:val="yellow"/>
        </w:rPr>
        <w:t>FlexLogic Operands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323"/>
        <w:gridCol w:w="323"/>
        <w:gridCol w:w="323"/>
        <w:gridCol w:w="6176"/>
      </w:tblGrid>
      <w:tr w:rsidR="000630C8" w:rsidRPr="00506692" w14:paraId="01E6E50D" w14:textId="77777777" w:rsidTr="00F26B24">
        <w:trPr>
          <w:trHeight w:val="450"/>
        </w:trPr>
        <w:tc>
          <w:tcPr>
            <w:tcW w:w="0" w:type="auto"/>
            <w:shd w:val="clear" w:color="auto" w:fill="D9D9D9"/>
          </w:tcPr>
          <w:p w14:paraId="7309C697" w14:textId="77777777" w:rsidR="000630C8" w:rsidRPr="00506692" w:rsidRDefault="000630C8" w:rsidP="00F26B24">
            <w:pPr>
              <w:tabs>
                <w:tab w:val="left" w:pos="2880"/>
              </w:tabs>
              <w:rPr>
                <w:spacing w:val="-1"/>
                <w:kern w:val="2"/>
                <w:sz w:val="20"/>
                <w:szCs w:val="22"/>
              </w:rPr>
            </w:pPr>
            <w:r w:rsidRPr="00506692">
              <w:rPr>
                <w:b/>
                <w:spacing w:val="-1"/>
                <w:kern w:val="2"/>
                <w:sz w:val="20"/>
              </w:rPr>
              <w:t>ELEMENT:</w:t>
            </w:r>
            <w:r w:rsidRPr="00506692">
              <w:rPr>
                <w:spacing w:val="-1"/>
                <w:kern w:val="2"/>
                <w:sz w:val="20"/>
              </w:rPr>
              <w:t xml:space="preserve"> </w:t>
            </w:r>
          </w:p>
        </w:tc>
        <w:tc>
          <w:tcPr>
            <w:tcW w:w="7145" w:type="dxa"/>
            <w:gridSpan w:val="4"/>
            <w:shd w:val="clear" w:color="auto" w:fill="auto"/>
          </w:tcPr>
          <w:p w14:paraId="59147C06" w14:textId="77777777" w:rsidR="000630C8" w:rsidRPr="00506692" w:rsidRDefault="000630C8" w:rsidP="00F26B24">
            <w:pPr>
              <w:tabs>
                <w:tab w:val="left" w:pos="2880"/>
              </w:tabs>
              <w:rPr>
                <w:spacing w:val="-1"/>
                <w:kern w:val="2"/>
                <w:sz w:val="20"/>
                <w:szCs w:val="22"/>
              </w:rPr>
            </w:pPr>
            <w:r>
              <w:rPr>
                <w:spacing w:val="-1"/>
                <w:kern w:val="2"/>
                <w:sz w:val="20"/>
                <w:szCs w:val="22"/>
              </w:rPr>
              <w:t>ESA</w:t>
            </w:r>
          </w:p>
        </w:tc>
      </w:tr>
      <w:tr w:rsidR="000630C8" w:rsidRPr="00506692" w14:paraId="60C2DA6C" w14:textId="77777777" w:rsidTr="00F26B24">
        <w:trPr>
          <w:trHeight w:val="450"/>
        </w:trPr>
        <w:tc>
          <w:tcPr>
            <w:tcW w:w="9108" w:type="dxa"/>
            <w:gridSpan w:val="5"/>
          </w:tcPr>
          <w:p w14:paraId="11EDC24C" w14:textId="77777777" w:rsidR="000630C8" w:rsidRPr="00506692" w:rsidRDefault="000630C8" w:rsidP="00F26B24">
            <w:pPr>
              <w:tabs>
                <w:tab w:val="left" w:pos="2880"/>
              </w:tabs>
              <w:rPr>
                <w:b/>
                <w:spacing w:val="-1"/>
                <w:kern w:val="2"/>
                <w:sz w:val="20"/>
              </w:rPr>
            </w:pPr>
            <w:r w:rsidRPr="00506692">
              <w:rPr>
                <w:b/>
                <w:spacing w:val="-1"/>
                <w:kern w:val="2"/>
                <w:sz w:val="20"/>
              </w:rPr>
              <w:t>FUNCTION ENABLE SETTINGS:</w:t>
            </w:r>
          </w:p>
          <w:p w14:paraId="69439548" w14:textId="77777777" w:rsidR="000630C8" w:rsidRPr="00506692" w:rsidRDefault="000630C8" w:rsidP="00F26B24">
            <w:pPr>
              <w:tabs>
                <w:tab w:val="left" w:pos="2880"/>
              </w:tabs>
              <w:rPr>
                <w:spacing w:val="-1"/>
                <w:kern w:val="2"/>
                <w:sz w:val="20"/>
              </w:rPr>
            </w:pPr>
            <w:r w:rsidRPr="00506692">
              <w:rPr>
                <w:spacing w:val="-1"/>
                <w:kern w:val="2"/>
                <w:sz w:val="20"/>
              </w:rPr>
              <w:t>Set points\Monitoring\</w:t>
            </w:r>
            <w:r>
              <w:rPr>
                <w:spacing w:val="-1"/>
                <w:kern w:val="2"/>
                <w:sz w:val="20"/>
              </w:rPr>
              <w:t>ESA</w:t>
            </w:r>
          </w:p>
        </w:tc>
      </w:tr>
      <w:tr w:rsidR="000630C8" w:rsidRPr="00506692" w14:paraId="6550E692" w14:textId="77777777" w:rsidTr="00F26B24">
        <w:trPr>
          <w:trHeight w:val="450"/>
        </w:trPr>
        <w:tc>
          <w:tcPr>
            <w:tcW w:w="9108" w:type="dxa"/>
            <w:gridSpan w:val="5"/>
          </w:tcPr>
          <w:p w14:paraId="2E425753" w14:textId="77777777" w:rsidR="000630C8" w:rsidRPr="00506692" w:rsidRDefault="000630C8" w:rsidP="00F26B24">
            <w:pPr>
              <w:tabs>
                <w:tab w:val="left" w:pos="2880"/>
              </w:tabs>
              <w:spacing w:after="0"/>
              <w:rPr>
                <w:b/>
                <w:spacing w:val="-1"/>
                <w:kern w:val="2"/>
                <w:sz w:val="20"/>
              </w:rPr>
            </w:pPr>
            <w:r w:rsidRPr="00506692">
              <w:rPr>
                <w:b/>
                <w:spacing w:val="-1"/>
                <w:kern w:val="2"/>
                <w:sz w:val="20"/>
              </w:rPr>
              <w:t>OPERAND CUSTOM TEXT:</w:t>
            </w:r>
          </w:p>
          <w:p w14:paraId="421CC8D2" w14:textId="77777777" w:rsidR="000630C8" w:rsidRPr="00506692" w:rsidRDefault="000630C8" w:rsidP="00F26B24">
            <w:pPr>
              <w:tabs>
                <w:tab w:val="left" w:pos="2880"/>
              </w:tabs>
              <w:spacing w:after="0"/>
              <w:rPr>
                <w:spacing w:val="-1"/>
                <w:kern w:val="2"/>
                <w:sz w:val="20"/>
              </w:rPr>
            </w:pPr>
            <w:r w:rsidRPr="00506692">
              <w:rPr>
                <w:spacing w:val="-1"/>
                <w:kern w:val="2"/>
                <w:sz w:val="20"/>
              </w:rPr>
              <w:t>None</w:t>
            </w:r>
          </w:p>
        </w:tc>
      </w:tr>
      <w:tr w:rsidR="000630C8" w:rsidRPr="00506692" w14:paraId="20AE093E" w14:textId="77777777" w:rsidTr="00F26B24">
        <w:tblPrEx>
          <w:tblLook w:val="04A0" w:firstRow="1" w:lastRow="0" w:firstColumn="1" w:lastColumn="0" w:noHBand="0" w:noVBand="1"/>
        </w:tblPrEx>
        <w:tc>
          <w:tcPr>
            <w:tcW w:w="0" w:type="auto"/>
            <w:shd w:val="clear" w:color="auto" w:fill="D9D9D9"/>
          </w:tcPr>
          <w:p w14:paraId="6BAA5769" w14:textId="77777777" w:rsidR="000630C8" w:rsidRPr="00506692" w:rsidRDefault="000630C8" w:rsidP="00F26B24">
            <w:pPr>
              <w:tabs>
                <w:tab w:val="left" w:pos="2880"/>
              </w:tabs>
              <w:rPr>
                <w:b/>
                <w:spacing w:val="-1"/>
                <w:kern w:val="2"/>
                <w:sz w:val="20"/>
              </w:rPr>
            </w:pPr>
            <w:r w:rsidRPr="00506692">
              <w:rPr>
                <w:b/>
                <w:spacing w:val="-1"/>
                <w:kern w:val="2"/>
                <w:sz w:val="20"/>
              </w:rPr>
              <w:t>OPERAND SYNTAX</w:t>
            </w:r>
          </w:p>
        </w:tc>
        <w:tc>
          <w:tcPr>
            <w:tcW w:w="0" w:type="auto"/>
            <w:shd w:val="clear" w:color="auto" w:fill="D9D9D9"/>
          </w:tcPr>
          <w:p w14:paraId="00E85853" w14:textId="77777777" w:rsidR="000630C8" w:rsidRPr="00506692" w:rsidRDefault="000630C8" w:rsidP="00F26B24">
            <w:pPr>
              <w:tabs>
                <w:tab w:val="left" w:pos="2880"/>
              </w:tabs>
              <w:rPr>
                <w:b/>
                <w:spacing w:val="-1"/>
                <w:kern w:val="2"/>
                <w:sz w:val="20"/>
              </w:rPr>
            </w:pPr>
            <w:r w:rsidRPr="00506692">
              <w:rPr>
                <w:b/>
                <w:spacing w:val="-1"/>
                <w:kern w:val="2"/>
                <w:sz w:val="20"/>
              </w:rPr>
              <w:t>E</w:t>
            </w:r>
          </w:p>
        </w:tc>
        <w:tc>
          <w:tcPr>
            <w:tcW w:w="0" w:type="auto"/>
            <w:shd w:val="clear" w:color="auto" w:fill="D9D9D9"/>
          </w:tcPr>
          <w:p w14:paraId="6C912152" w14:textId="77777777" w:rsidR="000630C8" w:rsidRPr="00506692" w:rsidRDefault="000630C8" w:rsidP="00F26B24">
            <w:pPr>
              <w:tabs>
                <w:tab w:val="left" w:pos="2880"/>
              </w:tabs>
              <w:rPr>
                <w:b/>
                <w:spacing w:val="-1"/>
                <w:kern w:val="2"/>
                <w:sz w:val="20"/>
              </w:rPr>
            </w:pPr>
            <w:r w:rsidRPr="00506692">
              <w:rPr>
                <w:b/>
                <w:spacing w:val="-1"/>
                <w:kern w:val="2"/>
                <w:sz w:val="20"/>
              </w:rPr>
              <w:t>F</w:t>
            </w:r>
          </w:p>
        </w:tc>
        <w:tc>
          <w:tcPr>
            <w:tcW w:w="0" w:type="auto"/>
            <w:shd w:val="clear" w:color="auto" w:fill="D9D9D9"/>
          </w:tcPr>
          <w:p w14:paraId="16B83756" w14:textId="77777777" w:rsidR="000630C8" w:rsidRPr="00506692" w:rsidRDefault="000630C8" w:rsidP="00F26B24">
            <w:pPr>
              <w:tabs>
                <w:tab w:val="left" w:pos="2880"/>
              </w:tabs>
              <w:rPr>
                <w:b/>
                <w:spacing w:val="-1"/>
                <w:kern w:val="2"/>
                <w:sz w:val="20"/>
              </w:rPr>
            </w:pPr>
            <w:r w:rsidRPr="00506692">
              <w:rPr>
                <w:b/>
                <w:spacing w:val="-1"/>
                <w:kern w:val="2"/>
                <w:sz w:val="20"/>
              </w:rPr>
              <w:t>T</w:t>
            </w:r>
          </w:p>
        </w:tc>
        <w:tc>
          <w:tcPr>
            <w:tcW w:w="6176" w:type="dxa"/>
            <w:shd w:val="clear" w:color="auto" w:fill="D9D9D9"/>
          </w:tcPr>
          <w:p w14:paraId="342F9684" w14:textId="77777777" w:rsidR="000630C8" w:rsidRPr="00506692" w:rsidRDefault="000630C8" w:rsidP="00F26B24">
            <w:pPr>
              <w:tabs>
                <w:tab w:val="left" w:pos="2880"/>
              </w:tabs>
              <w:rPr>
                <w:b/>
                <w:spacing w:val="-1"/>
                <w:kern w:val="2"/>
                <w:sz w:val="20"/>
              </w:rPr>
            </w:pPr>
            <w:r w:rsidRPr="00506692">
              <w:rPr>
                <w:b/>
                <w:spacing w:val="-1"/>
                <w:kern w:val="2"/>
                <w:sz w:val="20"/>
              </w:rPr>
              <w:t>OPERAND DESCRIPTION</w:t>
            </w:r>
          </w:p>
        </w:tc>
      </w:tr>
      <w:tr w:rsidR="000630C8" w:rsidRPr="00506692" w14:paraId="67BA24A7" w14:textId="77777777" w:rsidTr="00F26B24">
        <w:tblPrEx>
          <w:tblLook w:val="04A0" w:firstRow="1" w:lastRow="0" w:firstColumn="1" w:lastColumn="0" w:noHBand="0" w:noVBand="1"/>
        </w:tblPrEx>
        <w:trPr>
          <w:trHeight w:val="299"/>
        </w:trPr>
        <w:tc>
          <w:tcPr>
            <w:tcW w:w="0" w:type="auto"/>
            <w:shd w:val="clear" w:color="auto" w:fill="auto"/>
          </w:tcPr>
          <w:p w14:paraId="4FA54758"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Bearing Flt PKP Stg 1</w:t>
            </w:r>
          </w:p>
        </w:tc>
        <w:tc>
          <w:tcPr>
            <w:tcW w:w="0" w:type="auto"/>
            <w:shd w:val="clear" w:color="auto" w:fill="auto"/>
            <w:vAlign w:val="center"/>
          </w:tcPr>
          <w:p w14:paraId="12AEE12D"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5A012588"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909B65C"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04A5CD1B"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 xml:space="preserve">Bearing fault operand stage 1 </w:t>
            </w:r>
            <w:r w:rsidRPr="00506692">
              <w:rPr>
                <w:rFonts w:cs="Arial"/>
                <w:sz w:val="20"/>
                <w:szCs w:val="22"/>
                <w:lang w:val="en-US"/>
              </w:rPr>
              <w:t>has picked up</w:t>
            </w:r>
          </w:p>
        </w:tc>
      </w:tr>
      <w:tr w:rsidR="000630C8" w:rsidRPr="00506692" w14:paraId="10BA7F30" w14:textId="77777777" w:rsidTr="00F26B24">
        <w:tblPrEx>
          <w:tblLook w:val="04A0" w:firstRow="1" w:lastRow="0" w:firstColumn="1" w:lastColumn="0" w:noHBand="0" w:noVBand="1"/>
        </w:tblPrEx>
        <w:trPr>
          <w:trHeight w:val="345"/>
        </w:trPr>
        <w:tc>
          <w:tcPr>
            <w:tcW w:w="0" w:type="auto"/>
            <w:shd w:val="clear" w:color="auto" w:fill="auto"/>
          </w:tcPr>
          <w:p w14:paraId="6B1CFC13" w14:textId="77777777" w:rsidR="000630C8" w:rsidRPr="00506692" w:rsidRDefault="000630C8" w:rsidP="00F26B24">
            <w:pPr>
              <w:autoSpaceDE w:val="0"/>
              <w:autoSpaceDN w:val="0"/>
              <w:adjustRightInd w:val="0"/>
              <w:spacing w:after="0"/>
              <w:rPr>
                <w:sz w:val="20"/>
              </w:rPr>
            </w:pPr>
            <w:r w:rsidRPr="00506692">
              <w:rPr>
                <w:sz w:val="20"/>
              </w:rPr>
              <w:t>Bearing Flt OP Stg 1</w:t>
            </w:r>
          </w:p>
        </w:tc>
        <w:tc>
          <w:tcPr>
            <w:tcW w:w="0" w:type="auto"/>
            <w:shd w:val="clear" w:color="auto" w:fill="auto"/>
            <w:vAlign w:val="center"/>
          </w:tcPr>
          <w:p w14:paraId="51FF43D6"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48DA47FA"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908167C"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46539CFD" w14:textId="77777777" w:rsidR="000630C8" w:rsidRPr="00506692" w:rsidRDefault="000630C8" w:rsidP="00F26B24">
            <w:pPr>
              <w:autoSpaceDE w:val="0"/>
              <w:autoSpaceDN w:val="0"/>
              <w:adjustRightInd w:val="0"/>
              <w:spacing w:after="0"/>
              <w:rPr>
                <w:sz w:val="20"/>
              </w:rPr>
            </w:pPr>
            <w:r w:rsidRPr="00506692">
              <w:rPr>
                <w:sz w:val="20"/>
              </w:rPr>
              <w:t xml:space="preserve">Bearing fault operand stage 1 </w:t>
            </w:r>
            <w:r w:rsidRPr="00506692">
              <w:rPr>
                <w:rFonts w:cs="Arial"/>
                <w:sz w:val="20"/>
                <w:szCs w:val="22"/>
                <w:lang w:val="en-US"/>
              </w:rPr>
              <w:t>has operated</w:t>
            </w:r>
          </w:p>
        </w:tc>
      </w:tr>
      <w:tr w:rsidR="000630C8" w:rsidRPr="00506692" w14:paraId="3ED365BF" w14:textId="77777777" w:rsidTr="00F26B24">
        <w:tblPrEx>
          <w:tblLook w:val="04A0" w:firstRow="1" w:lastRow="0" w:firstColumn="1" w:lastColumn="0" w:noHBand="0" w:noVBand="1"/>
        </w:tblPrEx>
        <w:trPr>
          <w:trHeight w:val="345"/>
        </w:trPr>
        <w:tc>
          <w:tcPr>
            <w:tcW w:w="0" w:type="auto"/>
            <w:shd w:val="clear" w:color="auto" w:fill="auto"/>
          </w:tcPr>
          <w:p w14:paraId="5DAE0FC7"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Bearing Flt PKP Stg 2</w:t>
            </w:r>
          </w:p>
        </w:tc>
        <w:tc>
          <w:tcPr>
            <w:tcW w:w="0" w:type="auto"/>
            <w:shd w:val="clear" w:color="auto" w:fill="auto"/>
            <w:vAlign w:val="center"/>
          </w:tcPr>
          <w:p w14:paraId="79A04019"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13C7F420"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8ED189C"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3AD60039"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 xml:space="preserve">Bearing fault operand stage 2 </w:t>
            </w:r>
            <w:r w:rsidRPr="00506692">
              <w:rPr>
                <w:rFonts w:cs="Arial"/>
                <w:sz w:val="20"/>
                <w:szCs w:val="22"/>
                <w:lang w:val="en-US"/>
              </w:rPr>
              <w:t>has picked up</w:t>
            </w:r>
          </w:p>
        </w:tc>
      </w:tr>
      <w:tr w:rsidR="000630C8" w:rsidRPr="00506692" w14:paraId="0E319C64" w14:textId="77777777" w:rsidTr="00F26B24">
        <w:tblPrEx>
          <w:tblLook w:val="04A0" w:firstRow="1" w:lastRow="0" w:firstColumn="1" w:lastColumn="0" w:noHBand="0" w:noVBand="1"/>
        </w:tblPrEx>
        <w:trPr>
          <w:trHeight w:val="345"/>
        </w:trPr>
        <w:tc>
          <w:tcPr>
            <w:tcW w:w="0" w:type="auto"/>
            <w:shd w:val="clear" w:color="auto" w:fill="auto"/>
          </w:tcPr>
          <w:p w14:paraId="4EF31E76" w14:textId="77777777" w:rsidR="000630C8" w:rsidRPr="00506692" w:rsidRDefault="000630C8" w:rsidP="00F26B24">
            <w:pPr>
              <w:autoSpaceDE w:val="0"/>
              <w:autoSpaceDN w:val="0"/>
              <w:adjustRightInd w:val="0"/>
              <w:spacing w:after="0"/>
              <w:rPr>
                <w:sz w:val="20"/>
              </w:rPr>
            </w:pPr>
            <w:r w:rsidRPr="00506692">
              <w:rPr>
                <w:sz w:val="20"/>
              </w:rPr>
              <w:t>Bearing Flt OP Stg 2</w:t>
            </w:r>
          </w:p>
        </w:tc>
        <w:tc>
          <w:tcPr>
            <w:tcW w:w="0" w:type="auto"/>
            <w:shd w:val="clear" w:color="auto" w:fill="auto"/>
            <w:vAlign w:val="center"/>
          </w:tcPr>
          <w:p w14:paraId="5FE4790B"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5B049594"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59EB2EE6"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2E73091E" w14:textId="77777777" w:rsidR="000630C8" w:rsidRPr="00506692" w:rsidRDefault="000630C8" w:rsidP="00F26B24">
            <w:pPr>
              <w:autoSpaceDE w:val="0"/>
              <w:autoSpaceDN w:val="0"/>
              <w:adjustRightInd w:val="0"/>
              <w:spacing w:after="0"/>
              <w:rPr>
                <w:sz w:val="20"/>
              </w:rPr>
            </w:pPr>
            <w:r w:rsidRPr="00506692">
              <w:rPr>
                <w:sz w:val="20"/>
              </w:rPr>
              <w:t xml:space="preserve">Bearing fault operand stage 2 </w:t>
            </w:r>
            <w:r w:rsidRPr="00506692">
              <w:rPr>
                <w:rFonts w:cs="Arial"/>
                <w:sz w:val="20"/>
                <w:szCs w:val="22"/>
                <w:lang w:val="en-US"/>
              </w:rPr>
              <w:t>has operated</w:t>
            </w:r>
          </w:p>
        </w:tc>
      </w:tr>
      <w:tr w:rsidR="000630C8" w:rsidRPr="00506692" w14:paraId="46907CEC" w14:textId="77777777" w:rsidTr="00F26B24">
        <w:tblPrEx>
          <w:tblLook w:val="04A0" w:firstRow="1" w:lastRow="0" w:firstColumn="1" w:lastColumn="0" w:noHBand="0" w:noVBand="1"/>
        </w:tblPrEx>
        <w:trPr>
          <w:trHeight w:val="345"/>
        </w:trPr>
        <w:tc>
          <w:tcPr>
            <w:tcW w:w="0" w:type="auto"/>
            <w:shd w:val="clear" w:color="auto" w:fill="auto"/>
          </w:tcPr>
          <w:p w14:paraId="20496FAA" w14:textId="77777777" w:rsidR="000630C8" w:rsidRPr="00506692" w:rsidRDefault="000630C8" w:rsidP="00F26B24">
            <w:pPr>
              <w:autoSpaceDE w:val="0"/>
              <w:autoSpaceDN w:val="0"/>
              <w:adjustRightInd w:val="0"/>
              <w:spacing w:after="0"/>
              <w:rPr>
                <w:rFonts w:cs="Arial"/>
                <w:sz w:val="20"/>
                <w:szCs w:val="22"/>
                <w:lang w:val="en-US"/>
              </w:rPr>
            </w:pPr>
            <w:r>
              <w:rPr>
                <w:sz w:val="20"/>
              </w:rPr>
              <w:t>Mech</w:t>
            </w:r>
            <w:r w:rsidRPr="00506692">
              <w:rPr>
                <w:sz w:val="20"/>
              </w:rPr>
              <w:t xml:space="preserve"> Flt PKP Stg 1</w:t>
            </w:r>
          </w:p>
        </w:tc>
        <w:tc>
          <w:tcPr>
            <w:tcW w:w="0" w:type="auto"/>
            <w:shd w:val="clear" w:color="auto" w:fill="auto"/>
            <w:vAlign w:val="center"/>
          </w:tcPr>
          <w:p w14:paraId="3C4D7D3D"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03CA54A5"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041DFC5C"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0D6714AA"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 xml:space="preserve">FEM fault operand stage 1 </w:t>
            </w:r>
            <w:r w:rsidRPr="00506692">
              <w:rPr>
                <w:rFonts w:cs="Arial"/>
                <w:sz w:val="20"/>
                <w:szCs w:val="22"/>
                <w:lang w:val="en-US"/>
              </w:rPr>
              <w:t>has picked up</w:t>
            </w:r>
          </w:p>
        </w:tc>
      </w:tr>
      <w:tr w:rsidR="000630C8" w:rsidRPr="00506692" w14:paraId="10BFEF34" w14:textId="77777777" w:rsidTr="00F26B24">
        <w:tblPrEx>
          <w:tblLook w:val="04A0" w:firstRow="1" w:lastRow="0" w:firstColumn="1" w:lastColumn="0" w:noHBand="0" w:noVBand="1"/>
        </w:tblPrEx>
        <w:trPr>
          <w:trHeight w:val="345"/>
        </w:trPr>
        <w:tc>
          <w:tcPr>
            <w:tcW w:w="0" w:type="auto"/>
            <w:shd w:val="clear" w:color="auto" w:fill="auto"/>
          </w:tcPr>
          <w:p w14:paraId="3015484C" w14:textId="77777777" w:rsidR="000630C8" w:rsidRPr="00506692" w:rsidRDefault="000630C8" w:rsidP="00F26B24">
            <w:pPr>
              <w:autoSpaceDE w:val="0"/>
              <w:autoSpaceDN w:val="0"/>
              <w:adjustRightInd w:val="0"/>
              <w:spacing w:after="0"/>
              <w:rPr>
                <w:sz w:val="20"/>
              </w:rPr>
            </w:pPr>
            <w:r>
              <w:rPr>
                <w:sz w:val="20"/>
              </w:rPr>
              <w:t>Mech</w:t>
            </w:r>
            <w:r w:rsidRPr="00506692">
              <w:rPr>
                <w:sz w:val="20"/>
              </w:rPr>
              <w:t xml:space="preserve"> Flt OP Stg 1</w:t>
            </w:r>
          </w:p>
        </w:tc>
        <w:tc>
          <w:tcPr>
            <w:tcW w:w="0" w:type="auto"/>
            <w:shd w:val="clear" w:color="auto" w:fill="auto"/>
            <w:vAlign w:val="center"/>
          </w:tcPr>
          <w:p w14:paraId="3B8347ED"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366B3168"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4953223F"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15559EF6" w14:textId="77777777" w:rsidR="000630C8" w:rsidRPr="00506692" w:rsidRDefault="000630C8" w:rsidP="00F26B24">
            <w:pPr>
              <w:autoSpaceDE w:val="0"/>
              <w:autoSpaceDN w:val="0"/>
              <w:adjustRightInd w:val="0"/>
              <w:spacing w:after="0"/>
              <w:rPr>
                <w:sz w:val="20"/>
              </w:rPr>
            </w:pPr>
            <w:r w:rsidRPr="00506692">
              <w:rPr>
                <w:sz w:val="20"/>
              </w:rPr>
              <w:t xml:space="preserve">FEM fault operand stage 1 </w:t>
            </w:r>
            <w:r w:rsidRPr="00506692">
              <w:rPr>
                <w:rFonts w:cs="Arial"/>
                <w:sz w:val="20"/>
                <w:szCs w:val="22"/>
                <w:lang w:val="en-US"/>
              </w:rPr>
              <w:t>has operated</w:t>
            </w:r>
          </w:p>
        </w:tc>
      </w:tr>
      <w:tr w:rsidR="000630C8" w:rsidRPr="00506692" w14:paraId="1B151396" w14:textId="77777777" w:rsidTr="00F26B24">
        <w:tblPrEx>
          <w:tblLook w:val="04A0" w:firstRow="1" w:lastRow="0" w:firstColumn="1" w:lastColumn="0" w:noHBand="0" w:noVBand="1"/>
        </w:tblPrEx>
        <w:trPr>
          <w:trHeight w:val="345"/>
        </w:trPr>
        <w:tc>
          <w:tcPr>
            <w:tcW w:w="0" w:type="auto"/>
            <w:shd w:val="clear" w:color="auto" w:fill="auto"/>
          </w:tcPr>
          <w:p w14:paraId="2E485B55" w14:textId="77777777" w:rsidR="000630C8" w:rsidRPr="00506692" w:rsidRDefault="000630C8" w:rsidP="00F26B24">
            <w:pPr>
              <w:autoSpaceDE w:val="0"/>
              <w:autoSpaceDN w:val="0"/>
              <w:adjustRightInd w:val="0"/>
              <w:spacing w:after="0"/>
              <w:rPr>
                <w:rFonts w:cs="Arial"/>
                <w:sz w:val="20"/>
                <w:szCs w:val="22"/>
                <w:lang w:val="en-US"/>
              </w:rPr>
            </w:pPr>
            <w:r>
              <w:rPr>
                <w:sz w:val="20"/>
              </w:rPr>
              <w:t>Mech</w:t>
            </w:r>
            <w:r w:rsidRPr="00506692">
              <w:rPr>
                <w:sz w:val="20"/>
              </w:rPr>
              <w:t xml:space="preserve"> Flt PKP Stg 2</w:t>
            </w:r>
          </w:p>
        </w:tc>
        <w:tc>
          <w:tcPr>
            <w:tcW w:w="0" w:type="auto"/>
            <w:shd w:val="clear" w:color="auto" w:fill="auto"/>
            <w:vAlign w:val="center"/>
          </w:tcPr>
          <w:p w14:paraId="28E4A39F"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6665D922"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6C47ED67"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1E6B7285" w14:textId="77777777" w:rsidR="000630C8" w:rsidRPr="00506692" w:rsidRDefault="000630C8" w:rsidP="00F26B24">
            <w:pPr>
              <w:autoSpaceDE w:val="0"/>
              <w:autoSpaceDN w:val="0"/>
              <w:adjustRightInd w:val="0"/>
              <w:spacing w:after="0"/>
              <w:rPr>
                <w:rFonts w:cs="Arial"/>
                <w:sz w:val="20"/>
                <w:szCs w:val="22"/>
                <w:lang w:val="en-US"/>
              </w:rPr>
            </w:pPr>
            <w:r w:rsidRPr="00506692">
              <w:rPr>
                <w:sz w:val="20"/>
              </w:rPr>
              <w:t xml:space="preserve">FEM fault operand stage 2 </w:t>
            </w:r>
            <w:r w:rsidRPr="00506692">
              <w:rPr>
                <w:rFonts w:cs="Arial"/>
                <w:sz w:val="20"/>
                <w:szCs w:val="22"/>
                <w:lang w:val="en-US"/>
              </w:rPr>
              <w:t>has picked up</w:t>
            </w:r>
          </w:p>
        </w:tc>
      </w:tr>
      <w:tr w:rsidR="000630C8" w:rsidRPr="00506692" w14:paraId="4F5B2F22" w14:textId="77777777" w:rsidTr="00F26B24">
        <w:tblPrEx>
          <w:tblLook w:val="04A0" w:firstRow="1" w:lastRow="0" w:firstColumn="1" w:lastColumn="0" w:noHBand="0" w:noVBand="1"/>
        </w:tblPrEx>
        <w:trPr>
          <w:trHeight w:val="345"/>
        </w:trPr>
        <w:tc>
          <w:tcPr>
            <w:tcW w:w="0" w:type="auto"/>
            <w:shd w:val="clear" w:color="auto" w:fill="auto"/>
          </w:tcPr>
          <w:p w14:paraId="129D2EF9" w14:textId="77777777" w:rsidR="000630C8" w:rsidRPr="00506692" w:rsidRDefault="000630C8" w:rsidP="00F26B24">
            <w:pPr>
              <w:autoSpaceDE w:val="0"/>
              <w:autoSpaceDN w:val="0"/>
              <w:adjustRightInd w:val="0"/>
              <w:spacing w:after="0"/>
              <w:rPr>
                <w:sz w:val="20"/>
              </w:rPr>
            </w:pPr>
            <w:r>
              <w:rPr>
                <w:sz w:val="20"/>
              </w:rPr>
              <w:lastRenderedPageBreak/>
              <w:t>Mech</w:t>
            </w:r>
            <w:r w:rsidRPr="00506692">
              <w:rPr>
                <w:sz w:val="20"/>
              </w:rPr>
              <w:t xml:space="preserve"> Flt OP Stg 2</w:t>
            </w:r>
          </w:p>
        </w:tc>
        <w:tc>
          <w:tcPr>
            <w:tcW w:w="0" w:type="auto"/>
            <w:shd w:val="clear" w:color="auto" w:fill="auto"/>
            <w:vAlign w:val="center"/>
          </w:tcPr>
          <w:p w14:paraId="331FB2E4"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621EA3A7"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4C791ACE"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5D062235" w14:textId="77777777" w:rsidR="000630C8" w:rsidRPr="00506692" w:rsidRDefault="000630C8" w:rsidP="00F26B24">
            <w:pPr>
              <w:autoSpaceDE w:val="0"/>
              <w:autoSpaceDN w:val="0"/>
              <w:adjustRightInd w:val="0"/>
              <w:spacing w:after="0"/>
              <w:rPr>
                <w:sz w:val="20"/>
              </w:rPr>
            </w:pPr>
            <w:r w:rsidRPr="00506692">
              <w:rPr>
                <w:sz w:val="20"/>
              </w:rPr>
              <w:t xml:space="preserve">FEM fault operand stage 2 </w:t>
            </w:r>
            <w:r w:rsidRPr="00506692">
              <w:rPr>
                <w:rFonts w:cs="Arial"/>
                <w:sz w:val="20"/>
                <w:szCs w:val="22"/>
                <w:lang w:val="en-US"/>
              </w:rPr>
              <w:t>has operated</w:t>
            </w:r>
          </w:p>
        </w:tc>
      </w:tr>
      <w:tr w:rsidR="000630C8" w:rsidRPr="00506692" w14:paraId="4F7E0C90" w14:textId="77777777" w:rsidTr="00F26B24">
        <w:tblPrEx>
          <w:tblLook w:val="04A0" w:firstRow="1" w:lastRow="0" w:firstColumn="1" w:lastColumn="0" w:noHBand="0" w:noVBand="1"/>
        </w:tblPrEx>
        <w:trPr>
          <w:trHeight w:val="345"/>
        </w:trPr>
        <w:tc>
          <w:tcPr>
            <w:tcW w:w="0" w:type="auto"/>
            <w:shd w:val="clear" w:color="auto" w:fill="auto"/>
          </w:tcPr>
          <w:p w14:paraId="782C0A0F" w14:textId="77777777" w:rsidR="000630C8" w:rsidRPr="003E7182" w:rsidRDefault="000630C8" w:rsidP="00F26B24">
            <w:pPr>
              <w:autoSpaceDE w:val="0"/>
              <w:autoSpaceDN w:val="0"/>
              <w:adjustRightInd w:val="0"/>
              <w:spacing w:after="0"/>
              <w:rPr>
                <w:sz w:val="20"/>
              </w:rPr>
            </w:pPr>
            <w:r w:rsidRPr="003E7182">
              <w:rPr>
                <w:sz w:val="20"/>
              </w:rPr>
              <w:t>Stator Flt PKP Stg 1</w:t>
            </w:r>
          </w:p>
        </w:tc>
        <w:tc>
          <w:tcPr>
            <w:tcW w:w="0" w:type="auto"/>
            <w:shd w:val="clear" w:color="auto" w:fill="auto"/>
            <w:vAlign w:val="center"/>
          </w:tcPr>
          <w:p w14:paraId="4C8AD211"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04A9B052"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CDDDA9B"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66185B93" w14:textId="77777777" w:rsidR="000630C8" w:rsidRPr="00506692" w:rsidRDefault="000630C8" w:rsidP="00F26B24">
            <w:pPr>
              <w:autoSpaceDE w:val="0"/>
              <w:autoSpaceDN w:val="0"/>
              <w:adjustRightInd w:val="0"/>
              <w:spacing w:after="0"/>
              <w:rPr>
                <w:rFonts w:cs="Arial"/>
                <w:sz w:val="20"/>
                <w:szCs w:val="22"/>
                <w:lang w:val="en-US"/>
              </w:rPr>
            </w:pPr>
            <w:r>
              <w:rPr>
                <w:sz w:val="20"/>
              </w:rPr>
              <w:t>Stator T-T</w:t>
            </w:r>
            <w:r w:rsidRPr="00506692">
              <w:rPr>
                <w:sz w:val="20"/>
              </w:rPr>
              <w:t xml:space="preserve"> fault operand stage 1 </w:t>
            </w:r>
            <w:r w:rsidRPr="00506692">
              <w:rPr>
                <w:rFonts w:cs="Arial"/>
                <w:sz w:val="20"/>
                <w:szCs w:val="22"/>
                <w:lang w:val="en-US"/>
              </w:rPr>
              <w:t>has picked up</w:t>
            </w:r>
          </w:p>
        </w:tc>
      </w:tr>
      <w:tr w:rsidR="000630C8" w:rsidRPr="00506692" w14:paraId="3A9E110F" w14:textId="77777777" w:rsidTr="00F26B24">
        <w:tblPrEx>
          <w:tblLook w:val="04A0" w:firstRow="1" w:lastRow="0" w:firstColumn="1" w:lastColumn="0" w:noHBand="0" w:noVBand="1"/>
        </w:tblPrEx>
        <w:trPr>
          <w:trHeight w:val="345"/>
        </w:trPr>
        <w:tc>
          <w:tcPr>
            <w:tcW w:w="0" w:type="auto"/>
            <w:shd w:val="clear" w:color="auto" w:fill="auto"/>
          </w:tcPr>
          <w:p w14:paraId="31B4DB50" w14:textId="77777777" w:rsidR="000630C8" w:rsidRPr="003E7182" w:rsidRDefault="000630C8" w:rsidP="00F26B24">
            <w:pPr>
              <w:autoSpaceDE w:val="0"/>
              <w:autoSpaceDN w:val="0"/>
              <w:adjustRightInd w:val="0"/>
              <w:spacing w:after="0"/>
              <w:rPr>
                <w:sz w:val="20"/>
              </w:rPr>
            </w:pPr>
            <w:r w:rsidRPr="003E7182">
              <w:rPr>
                <w:sz w:val="20"/>
              </w:rPr>
              <w:t>Stator Flt OP Stg 1</w:t>
            </w:r>
          </w:p>
        </w:tc>
        <w:tc>
          <w:tcPr>
            <w:tcW w:w="0" w:type="auto"/>
            <w:shd w:val="clear" w:color="auto" w:fill="auto"/>
            <w:vAlign w:val="center"/>
          </w:tcPr>
          <w:p w14:paraId="024E4E3A"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111BC976"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20C64CC"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6083C80A" w14:textId="77777777" w:rsidR="000630C8" w:rsidRPr="00506692" w:rsidRDefault="000630C8" w:rsidP="00F26B24">
            <w:pPr>
              <w:autoSpaceDE w:val="0"/>
              <w:autoSpaceDN w:val="0"/>
              <w:adjustRightInd w:val="0"/>
              <w:spacing w:after="0"/>
              <w:rPr>
                <w:sz w:val="20"/>
              </w:rPr>
            </w:pPr>
            <w:r>
              <w:rPr>
                <w:sz w:val="20"/>
              </w:rPr>
              <w:t>Stator T-T</w:t>
            </w:r>
            <w:r w:rsidRPr="00506692">
              <w:rPr>
                <w:sz w:val="20"/>
              </w:rPr>
              <w:t xml:space="preserve"> fault operand stage 1 </w:t>
            </w:r>
            <w:r w:rsidRPr="00506692">
              <w:rPr>
                <w:rFonts w:cs="Arial"/>
                <w:sz w:val="20"/>
                <w:szCs w:val="22"/>
                <w:lang w:val="en-US"/>
              </w:rPr>
              <w:t>has operated</w:t>
            </w:r>
          </w:p>
        </w:tc>
      </w:tr>
      <w:tr w:rsidR="000630C8" w:rsidRPr="00506692" w14:paraId="772F7D0F" w14:textId="77777777" w:rsidTr="00F26B24">
        <w:tblPrEx>
          <w:tblLook w:val="04A0" w:firstRow="1" w:lastRow="0" w:firstColumn="1" w:lastColumn="0" w:noHBand="0" w:noVBand="1"/>
        </w:tblPrEx>
        <w:trPr>
          <w:trHeight w:val="345"/>
        </w:trPr>
        <w:tc>
          <w:tcPr>
            <w:tcW w:w="0" w:type="auto"/>
            <w:shd w:val="clear" w:color="auto" w:fill="auto"/>
          </w:tcPr>
          <w:p w14:paraId="5D0135BA" w14:textId="77777777" w:rsidR="000630C8" w:rsidRPr="003E7182" w:rsidRDefault="000630C8" w:rsidP="00F26B24">
            <w:pPr>
              <w:autoSpaceDE w:val="0"/>
              <w:autoSpaceDN w:val="0"/>
              <w:adjustRightInd w:val="0"/>
              <w:spacing w:after="0"/>
              <w:rPr>
                <w:sz w:val="20"/>
              </w:rPr>
            </w:pPr>
            <w:r w:rsidRPr="003E7182">
              <w:rPr>
                <w:sz w:val="20"/>
              </w:rPr>
              <w:t>Stator Flt PKP Stg 2</w:t>
            </w:r>
          </w:p>
        </w:tc>
        <w:tc>
          <w:tcPr>
            <w:tcW w:w="0" w:type="auto"/>
            <w:shd w:val="clear" w:color="auto" w:fill="auto"/>
            <w:vAlign w:val="center"/>
          </w:tcPr>
          <w:p w14:paraId="12771324"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D25F523"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343A2E3C" w14:textId="77777777" w:rsidR="000630C8" w:rsidRPr="007B4514" w:rsidRDefault="00B5105A"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370C8AA4" w14:textId="77777777" w:rsidR="000630C8" w:rsidRPr="00506692" w:rsidRDefault="000630C8" w:rsidP="00F26B24">
            <w:pPr>
              <w:autoSpaceDE w:val="0"/>
              <w:autoSpaceDN w:val="0"/>
              <w:adjustRightInd w:val="0"/>
              <w:spacing w:after="0"/>
              <w:rPr>
                <w:rFonts w:cs="Arial"/>
                <w:sz w:val="20"/>
                <w:szCs w:val="22"/>
                <w:lang w:val="en-US"/>
              </w:rPr>
            </w:pPr>
            <w:r>
              <w:rPr>
                <w:sz w:val="20"/>
              </w:rPr>
              <w:t>Stator T-T</w:t>
            </w:r>
            <w:r w:rsidRPr="00506692">
              <w:rPr>
                <w:sz w:val="20"/>
              </w:rPr>
              <w:t xml:space="preserve"> fault operand stage 2 </w:t>
            </w:r>
            <w:r w:rsidRPr="00506692">
              <w:rPr>
                <w:rFonts w:cs="Arial"/>
                <w:sz w:val="20"/>
                <w:szCs w:val="22"/>
                <w:lang w:val="en-US"/>
              </w:rPr>
              <w:t>has picked up</w:t>
            </w:r>
          </w:p>
        </w:tc>
      </w:tr>
      <w:tr w:rsidR="000630C8" w:rsidRPr="00506692" w14:paraId="79A73B6C" w14:textId="77777777" w:rsidTr="00F26B24">
        <w:tblPrEx>
          <w:tblLook w:val="04A0" w:firstRow="1" w:lastRow="0" w:firstColumn="1" w:lastColumn="0" w:noHBand="0" w:noVBand="1"/>
        </w:tblPrEx>
        <w:trPr>
          <w:trHeight w:val="345"/>
        </w:trPr>
        <w:tc>
          <w:tcPr>
            <w:tcW w:w="0" w:type="auto"/>
            <w:shd w:val="clear" w:color="auto" w:fill="auto"/>
          </w:tcPr>
          <w:p w14:paraId="73DD8D3A" w14:textId="77777777" w:rsidR="000630C8" w:rsidRPr="003E7182" w:rsidRDefault="000630C8" w:rsidP="00F26B24">
            <w:pPr>
              <w:autoSpaceDE w:val="0"/>
              <w:autoSpaceDN w:val="0"/>
              <w:adjustRightInd w:val="0"/>
              <w:spacing w:after="0"/>
              <w:rPr>
                <w:sz w:val="20"/>
              </w:rPr>
            </w:pPr>
            <w:r w:rsidRPr="003E7182">
              <w:rPr>
                <w:sz w:val="20"/>
              </w:rPr>
              <w:t>Stator Flt OP Stg 2</w:t>
            </w:r>
          </w:p>
        </w:tc>
        <w:tc>
          <w:tcPr>
            <w:tcW w:w="0" w:type="auto"/>
            <w:shd w:val="clear" w:color="auto" w:fill="auto"/>
            <w:vAlign w:val="center"/>
          </w:tcPr>
          <w:p w14:paraId="157FCFC0"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6351BEF5"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52179E69"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6F250113" w14:textId="77777777" w:rsidR="000630C8" w:rsidRPr="00506692" w:rsidRDefault="000630C8" w:rsidP="00F26B24">
            <w:pPr>
              <w:autoSpaceDE w:val="0"/>
              <w:autoSpaceDN w:val="0"/>
              <w:adjustRightInd w:val="0"/>
              <w:spacing w:after="0"/>
              <w:rPr>
                <w:sz w:val="20"/>
              </w:rPr>
            </w:pPr>
            <w:r>
              <w:rPr>
                <w:sz w:val="20"/>
              </w:rPr>
              <w:t>Stator T-T</w:t>
            </w:r>
            <w:r w:rsidRPr="00506692">
              <w:rPr>
                <w:sz w:val="20"/>
              </w:rPr>
              <w:t xml:space="preserve"> fault operand stage 2 </w:t>
            </w:r>
            <w:r w:rsidRPr="00506692">
              <w:rPr>
                <w:rFonts w:cs="Arial"/>
                <w:sz w:val="20"/>
                <w:szCs w:val="22"/>
                <w:lang w:val="en-US"/>
              </w:rPr>
              <w:t>has operated</w:t>
            </w:r>
          </w:p>
        </w:tc>
      </w:tr>
      <w:tr w:rsidR="000630C8" w:rsidRPr="00506692" w14:paraId="4355C8E7" w14:textId="77777777" w:rsidTr="00F26B24">
        <w:tblPrEx>
          <w:tblLook w:val="04A0" w:firstRow="1" w:lastRow="0" w:firstColumn="1" w:lastColumn="0" w:noHBand="0" w:noVBand="1"/>
        </w:tblPrEx>
        <w:trPr>
          <w:trHeight w:val="345"/>
        </w:trPr>
        <w:tc>
          <w:tcPr>
            <w:tcW w:w="0" w:type="auto"/>
            <w:shd w:val="clear" w:color="auto" w:fill="auto"/>
          </w:tcPr>
          <w:p w14:paraId="1F9F9273" w14:textId="77777777" w:rsidR="000630C8" w:rsidRPr="007B4514" w:rsidRDefault="000630C8" w:rsidP="00F26B24">
            <w:pPr>
              <w:autoSpaceDE w:val="0"/>
              <w:autoSpaceDN w:val="0"/>
              <w:adjustRightInd w:val="0"/>
              <w:spacing w:after="0"/>
              <w:rPr>
                <w:color w:val="538135"/>
                <w:sz w:val="20"/>
              </w:rPr>
            </w:pPr>
            <w:r w:rsidRPr="007B4514">
              <w:rPr>
                <w:color w:val="538135"/>
                <w:sz w:val="20"/>
              </w:rPr>
              <w:t xml:space="preserve">Baseline </w:t>
            </w:r>
            <w:r w:rsidR="00162DD3" w:rsidRPr="007B4514">
              <w:rPr>
                <w:color w:val="538135"/>
                <w:sz w:val="20"/>
              </w:rPr>
              <w:t>D</w:t>
            </w:r>
            <w:r w:rsidRPr="007B4514">
              <w:rPr>
                <w:color w:val="538135"/>
                <w:sz w:val="20"/>
              </w:rPr>
              <w:t xml:space="preserve">ata </w:t>
            </w:r>
            <w:r w:rsidR="00162DD3" w:rsidRPr="007B4514">
              <w:rPr>
                <w:color w:val="538135"/>
                <w:sz w:val="20"/>
              </w:rPr>
              <w:t>C</w:t>
            </w:r>
            <w:r w:rsidRPr="007B4514">
              <w:rPr>
                <w:color w:val="538135"/>
                <w:sz w:val="20"/>
              </w:rPr>
              <w:t xml:space="preserve">apture </w:t>
            </w:r>
            <w:r w:rsidR="00162DD3" w:rsidRPr="007B4514">
              <w:rPr>
                <w:color w:val="538135"/>
                <w:sz w:val="20"/>
              </w:rPr>
              <w:t>S</w:t>
            </w:r>
            <w:r w:rsidRPr="007B4514">
              <w:rPr>
                <w:color w:val="538135"/>
                <w:sz w:val="20"/>
              </w:rPr>
              <w:t>tart</w:t>
            </w:r>
          </w:p>
        </w:tc>
        <w:tc>
          <w:tcPr>
            <w:tcW w:w="0" w:type="auto"/>
            <w:shd w:val="clear" w:color="auto" w:fill="auto"/>
            <w:vAlign w:val="center"/>
          </w:tcPr>
          <w:p w14:paraId="47C21520"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BB1542C"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5CF71D3C"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0F296D61" w14:textId="77777777" w:rsidR="000630C8" w:rsidRDefault="000630C8" w:rsidP="00F26B24">
            <w:pPr>
              <w:autoSpaceDE w:val="0"/>
              <w:autoSpaceDN w:val="0"/>
              <w:adjustRightInd w:val="0"/>
              <w:spacing w:after="0"/>
              <w:rPr>
                <w:sz w:val="20"/>
              </w:rPr>
            </w:pPr>
            <w:r>
              <w:rPr>
                <w:sz w:val="20"/>
              </w:rPr>
              <w:t>Capturing of baseline data has started</w:t>
            </w:r>
          </w:p>
        </w:tc>
      </w:tr>
      <w:tr w:rsidR="000630C8" w:rsidRPr="00506692" w14:paraId="1056A699" w14:textId="77777777" w:rsidTr="00F26B24">
        <w:tblPrEx>
          <w:tblLook w:val="04A0" w:firstRow="1" w:lastRow="0" w:firstColumn="1" w:lastColumn="0" w:noHBand="0" w:noVBand="1"/>
        </w:tblPrEx>
        <w:trPr>
          <w:trHeight w:val="345"/>
        </w:trPr>
        <w:tc>
          <w:tcPr>
            <w:tcW w:w="0" w:type="auto"/>
            <w:shd w:val="clear" w:color="auto" w:fill="auto"/>
          </w:tcPr>
          <w:p w14:paraId="4D091544" w14:textId="77777777" w:rsidR="000630C8" w:rsidRPr="007B4514" w:rsidRDefault="000630C8" w:rsidP="00F26B24">
            <w:pPr>
              <w:autoSpaceDE w:val="0"/>
              <w:autoSpaceDN w:val="0"/>
              <w:adjustRightInd w:val="0"/>
              <w:spacing w:after="0"/>
              <w:rPr>
                <w:color w:val="538135"/>
                <w:sz w:val="20"/>
              </w:rPr>
            </w:pPr>
            <w:r w:rsidRPr="007B4514">
              <w:rPr>
                <w:color w:val="538135"/>
                <w:sz w:val="20"/>
              </w:rPr>
              <w:t xml:space="preserve">Baseline </w:t>
            </w:r>
            <w:r w:rsidR="00162DD3" w:rsidRPr="007B4514">
              <w:rPr>
                <w:color w:val="538135"/>
                <w:sz w:val="20"/>
              </w:rPr>
              <w:t>D</w:t>
            </w:r>
            <w:r w:rsidRPr="007B4514">
              <w:rPr>
                <w:color w:val="538135"/>
                <w:sz w:val="20"/>
              </w:rPr>
              <w:t xml:space="preserve">ata </w:t>
            </w:r>
            <w:r w:rsidR="00162DD3" w:rsidRPr="007B4514">
              <w:rPr>
                <w:color w:val="538135"/>
                <w:sz w:val="20"/>
              </w:rPr>
              <w:t>C</w:t>
            </w:r>
            <w:r w:rsidRPr="007B4514">
              <w:rPr>
                <w:color w:val="538135"/>
                <w:sz w:val="20"/>
              </w:rPr>
              <w:t xml:space="preserve">apture </w:t>
            </w:r>
            <w:r w:rsidR="00162DD3" w:rsidRPr="007B4514">
              <w:rPr>
                <w:color w:val="538135"/>
                <w:sz w:val="20"/>
              </w:rPr>
              <w:t>E</w:t>
            </w:r>
            <w:r w:rsidRPr="007B4514">
              <w:rPr>
                <w:color w:val="538135"/>
                <w:sz w:val="20"/>
              </w:rPr>
              <w:t>nd</w:t>
            </w:r>
          </w:p>
        </w:tc>
        <w:tc>
          <w:tcPr>
            <w:tcW w:w="0" w:type="auto"/>
            <w:shd w:val="clear" w:color="auto" w:fill="auto"/>
            <w:vAlign w:val="center"/>
          </w:tcPr>
          <w:p w14:paraId="7081B940"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3BACCD80"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6F548E13"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6176" w:type="dxa"/>
            <w:shd w:val="clear" w:color="auto" w:fill="auto"/>
          </w:tcPr>
          <w:p w14:paraId="19DB624B" w14:textId="77777777" w:rsidR="000630C8" w:rsidRDefault="000630C8" w:rsidP="00F26B24">
            <w:pPr>
              <w:autoSpaceDE w:val="0"/>
              <w:autoSpaceDN w:val="0"/>
              <w:adjustRightInd w:val="0"/>
              <w:spacing w:after="0"/>
              <w:rPr>
                <w:sz w:val="20"/>
              </w:rPr>
            </w:pPr>
            <w:r>
              <w:rPr>
                <w:sz w:val="20"/>
              </w:rPr>
              <w:t>Capturing of baseline data has ended</w:t>
            </w:r>
          </w:p>
        </w:tc>
      </w:tr>
      <w:tr w:rsidR="000630C8" w:rsidRPr="00506692" w14:paraId="6D411DEB" w14:textId="77777777" w:rsidTr="00F26B24">
        <w:tblPrEx>
          <w:tblLook w:val="04A0" w:firstRow="1" w:lastRow="0" w:firstColumn="1" w:lastColumn="0" w:noHBand="0" w:noVBand="1"/>
        </w:tblPrEx>
        <w:trPr>
          <w:trHeight w:val="345"/>
        </w:trPr>
        <w:tc>
          <w:tcPr>
            <w:tcW w:w="0" w:type="auto"/>
            <w:shd w:val="clear" w:color="auto" w:fill="auto"/>
          </w:tcPr>
          <w:p w14:paraId="6741FCC4" w14:textId="77777777" w:rsidR="000630C8" w:rsidRPr="007B4514" w:rsidRDefault="000630C8" w:rsidP="00F26B24">
            <w:pPr>
              <w:autoSpaceDE w:val="0"/>
              <w:autoSpaceDN w:val="0"/>
              <w:adjustRightInd w:val="0"/>
              <w:spacing w:after="0"/>
              <w:rPr>
                <w:color w:val="538135"/>
              </w:rPr>
            </w:pPr>
            <w:r w:rsidRPr="007B4514">
              <w:rPr>
                <w:color w:val="538135"/>
                <w:sz w:val="20"/>
              </w:rPr>
              <w:t xml:space="preserve">Data </w:t>
            </w:r>
            <w:r w:rsidR="00162DD3" w:rsidRPr="007B4514">
              <w:rPr>
                <w:color w:val="538135"/>
                <w:sz w:val="20"/>
              </w:rPr>
              <w:t>Q</w:t>
            </w:r>
            <w:r w:rsidRPr="007B4514">
              <w:rPr>
                <w:color w:val="538135"/>
                <w:sz w:val="20"/>
              </w:rPr>
              <w:t xml:space="preserve">uality </w:t>
            </w:r>
            <w:r w:rsidR="00162DD3" w:rsidRPr="007B4514">
              <w:rPr>
                <w:color w:val="538135"/>
                <w:sz w:val="20"/>
              </w:rPr>
              <w:t>C</w:t>
            </w:r>
            <w:r w:rsidRPr="007B4514">
              <w:rPr>
                <w:color w:val="538135"/>
                <w:sz w:val="20"/>
              </w:rPr>
              <w:t xml:space="preserve">heck </w:t>
            </w:r>
            <w:r w:rsidR="00162DD3" w:rsidRPr="007B4514">
              <w:rPr>
                <w:color w:val="538135"/>
                <w:sz w:val="20"/>
              </w:rPr>
              <w:t>F</w:t>
            </w:r>
            <w:r w:rsidRPr="007B4514">
              <w:rPr>
                <w:color w:val="538135"/>
                <w:sz w:val="20"/>
              </w:rPr>
              <w:t>ail</w:t>
            </w:r>
          </w:p>
        </w:tc>
        <w:tc>
          <w:tcPr>
            <w:tcW w:w="0" w:type="auto"/>
            <w:shd w:val="clear" w:color="auto" w:fill="auto"/>
            <w:vAlign w:val="center"/>
          </w:tcPr>
          <w:p w14:paraId="698AEC74"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119E04A5" w14:textId="77777777" w:rsidR="000630C8" w:rsidRPr="007B4514" w:rsidRDefault="000630C8" w:rsidP="00F26B24">
            <w:pPr>
              <w:tabs>
                <w:tab w:val="left" w:pos="2880"/>
              </w:tabs>
              <w:rPr>
                <w:color w:val="538135"/>
                <w:spacing w:val="-1"/>
                <w:kern w:val="2"/>
                <w:sz w:val="20"/>
              </w:rPr>
            </w:pPr>
            <w:r w:rsidRPr="007B4514">
              <w:rPr>
                <w:color w:val="538135"/>
                <w:spacing w:val="-1"/>
                <w:kern w:val="2"/>
                <w:sz w:val="20"/>
              </w:rPr>
              <w:t>X</w:t>
            </w:r>
          </w:p>
        </w:tc>
        <w:tc>
          <w:tcPr>
            <w:tcW w:w="0" w:type="auto"/>
            <w:shd w:val="clear" w:color="auto" w:fill="auto"/>
            <w:vAlign w:val="center"/>
          </w:tcPr>
          <w:p w14:paraId="7624F3FF" w14:textId="77777777" w:rsidR="000630C8" w:rsidRPr="007B4514" w:rsidRDefault="000630C8" w:rsidP="00F26B24">
            <w:pPr>
              <w:tabs>
                <w:tab w:val="left" w:pos="2880"/>
              </w:tabs>
              <w:rPr>
                <w:color w:val="538135"/>
                <w:spacing w:val="-1"/>
                <w:kern w:val="2"/>
                <w:sz w:val="20"/>
              </w:rPr>
            </w:pPr>
          </w:p>
        </w:tc>
        <w:tc>
          <w:tcPr>
            <w:tcW w:w="6176" w:type="dxa"/>
            <w:shd w:val="clear" w:color="auto" w:fill="auto"/>
          </w:tcPr>
          <w:p w14:paraId="02B17779" w14:textId="77777777" w:rsidR="000630C8" w:rsidRDefault="000630C8" w:rsidP="00F26B24">
            <w:pPr>
              <w:autoSpaceDE w:val="0"/>
              <w:autoSpaceDN w:val="0"/>
              <w:adjustRightInd w:val="0"/>
              <w:spacing w:after="0"/>
              <w:rPr>
                <w:sz w:val="20"/>
              </w:rPr>
            </w:pPr>
            <w:r>
              <w:rPr>
                <w:sz w:val="20"/>
              </w:rPr>
              <w:t>The quality check of data has failed</w:t>
            </w:r>
          </w:p>
        </w:tc>
      </w:tr>
    </w:tbl>
    <w:p w14:paraId="7625ACB7" w14:textId="77777777" w:rsidR="000630C8" w:rsidRPr="00997FEA" w:rsidRDefault="000630C8" w:rsidP="000630C8">
      <w:pPr>
        <w:spacing w:after="0"/>
        <w:rPr>
          <w:sz w:val="18"/>
        </w:rPr>
      </w:pPr>
      <w:r>
        <w:rPr>
          <w:b/>
          <w:color w:val="7030A0"/>
          <w:sz w:val="18"/>
        </w:rPr>
        <w:t xml:space="preserve">Column T – </w:t>
      </w:r>
      <w:r>
        <w:rPr>
          <w:sz w:val="18"/>
        </w:rPr>
        <w:t>Show as Target message</w:t>
      </w:r>
    </w:p>
    <w:p w14:paraId="1E5FF26D" w14:textId="77777777" w:rsidR="000630C8" w:rsidRDefault="000630C8" w:rsidP="000630C8">
      <w:pPr>
        <w:spacing w:after="0"/>
        <w:rPr>
          <w:sz w:val="18"/>
        </w:rPr>
      </w:pPr>
      <w:r w:rsidRPr="00F123FB">
        <w:rPr>
          <w:b/>
          <w:color w:val="7030A0"/>
          <w:sz w:val="18"/>
        </w:rPr>
        <w:t>[X]</w:t>
      </w:r>
      <w:r w:rsidRPr="00F123FB">
        <w:rPr>
          <w:sz w:val="18"/>
        </w:rPr>
        <w:t xml:space="preserve"> - Refers to the element number. The table on page 1 shows how many elements each product has of this feature.</w:t>
      </w:r>
      <w:r w:rsidRPr="00F123FB">
        <w:rPr>
          <w:sz w:val="18"/>
        </w:rPr>
        <w:br/>
      </w:r>
      <w:r w:rsidRPr="00F123FB">
        <w:rPr>
          <w:b/>
          <w:color w:val="7030A0"/>
          <w:sz w:val="18"/>
        </w:rPr>
        <w:t>{Alarm,Trip,etc}</w:t>
      </w:r>
      <w:r w:rsidRPr="00F123FB">
        <w:rPr>
          <w:sz w:val="18"/>
        </w:rPr>
        <w:t xml:space="preserve"> – Extra text added to Targets/Events depending on the option chosen for the Function enable setting. Not added to FlexLogic operands (format FC142).</w:t>
      </w:r>
      <w:r w:rsidRPr="00F123FB">
        <w:rPr>
          <w:sz w:val="18"/>
        </w:rPr>
        <w:br/>
      </w:r>
      <w:r w:rsidRPr="00F123FB">
        <w:rPr>
          <w:b/>
          <w:color w:val="7030A0"/>
          <w:sz w:val="18"/>
        </w:rPr>
        <w:t>^^</w:t>
      </w:r>
      <w:r w:rsidRPr="00F123FB">
        <w:rPr>
          <w:sz w:val="18"/>
        </w:rPr>
        <w:t xml:space="preserve"> - If applicable, content between the two </w:t>
      </w:r>
      <w:r w:rsidRPr="00F123FB">
        <w:rPr>
          <w:b/>
          <w:sz w:val="18"/>
        </w:rPr>
        <w:t>^</w:t>
      </w:r>
      <w:r w:rsidRPr="00F123FB">
        <w:rPr>
          <w:sz w:val="18"/>
        </w:rPr>
        <w:t xml:space="preserve"> will change according to what is programmed in the noted Operand Custom Text register.</w:t>
      </w:r>
      <w:r w:rsidRPr="00F123FB">
        <w:rPr>
          <w:sz w:val="18"/>
        </w:rPr>
        <w:br/>
        <w:t>*See the Data For Design section of this document for more information on h</w:t>
      </w:r>
      <w:r>
        <w:rPr>
          <w:sz w:val="18"/>
        </w:rPr>
        <w:t>ow FlexLogic operands are used.</w:t>
      </w:r>
    </w:p>
    <w:p w14:paraId="61E40282" w14:textId="77777777" w:rsidR="00045A7E" w:rsidRDefault="00045A7E" w:rsidP="000630C8">
      <w:pPr>
        <w:spacing w:after="0"/>
        <w:rPr>
          <w:sz w:val="18"/>
        </w:rPr>
      </w:pPr>
    </w:p>
    <w:p w14:paraId="034116F0" w14:textId="77777777" w:rsidR="00045A7E" w:rsidRPr="00F01739" w:rsidRDefault="00045A7E" w:rsidP="000630C8">
      <w:pPr>
        <w:spacing w:after="0"/>
        <w:rPr>
          <w:sz w:val="18"/>
        </w:rPr>
      </w:pPr>
    </w:p>
    <w:p w14:paraId="7319A344" w14:textId="77777777" w:rsidR="000630C8" w:rsidRDefault="000630C8" w:rsidP="000630C8">
      <w:pPr>
        <w:pStyle w:val="Heading3"/>
      </w:pPr>
    </w:p>
    <w:p w14:paraId="39995CBF" w14:textId="77777777" w:rsidR="000630C8" w:rsidRDefault="000630C8" w:rsidP="000630C8">
      <w:pPr>
        <w:pStyle w:val="Heading3"/>
      </w:pPr>
    </w:p>
    <w:p w14:paraId="4B87CB4D" w14:textId="77777777" w:rsidR="000630C8" w:rsidRDefault="000630C8" w:rsidP="000630C8">
      <w:pPr>
        <w:pStyle w:val="Heading3"/>
      </w:pPr>
    </w:p>
    <w:p w14:paraId="338F207D" w14:textId="77777777" w:rsidR="000630C8" w:rsidRDefault="000630C8" w:rsidP="000630C8">
      <w:pPr>
        <w:pStyle w:val="Heading3"/>
      </w:pPr>
    </w:p>
    <w:p w14:paraId="14DE3B3F" w14:textId="77777777" w:rsidR="000630C8" w:rsidRDefault="000630C8" w:rsidP="000630C8">
      <w:pPr>
        <w:pStyle w:val="Heading3"/>
      </w:pPr>
    </w:p>
    <w:p w14:paraId="2C939F94" w14:textId="77777777" w:rsidR="000630C8" w:rsidRDefault="000630C8" w:rsidP="000630C8">
      <w:pPr>
        <w:pStyle w:val="Heading3"/>
      </w:pPr>
    </w:p>
    <w:p w14:paraId="365DB361" w14:textId="77777777" w:rsidR="000630C8" w:rsidRDefault="000630C8" w:rsidP="000630C8">
      <w:pPr>
        <w:pStyle w:val="Heading3"/>
      </w:pPr>
    </w:p>
    <w:p w14:paraId="43B75612" w14:textId="77777777" w:rsidR="000630C8" w:rsidRDefault="000630C8" w:rsidP="000630C8">
      <w:pPr>
        <w:pStyle w:val="Heading3"/>
      </w:pPr>
    </w:p>
    <w:p w14:paraId="6B6DD577" w14:textId="77777777" w:rsidR="000630C8" w:rsidRDefault="000630C8" w:rsidP="000630C8">
      <w:pPr>
        <w:pStyle w:val="Heading3"/>
      </w:pPr>
    </w:p>
    <w:p w14:paraId="6FA329C4" w14:textId="77777777" w:rsidR="000630C8" w:rsidRDefault="000630C8" w:rsidP="000630C8">
      <w:pPr>
        <w:pStyle w:val="Heading3"/>
      </w:pPr>
    </w:p>
    <w:p w14:paraId="61864800" w14:textId="77777777" w:rsidR="00CE632B" w:rsidRDefault="00CE632B" w:rsidP="000630C8">
      <w:pPr>
        <w:pStyle w:val="Heading3"/>
      </w:pPr>
    </w:p>
    <w:p w14:paraId="77851551" w14:textId="77777777" w:rsidR="00CE632B" w:rsidRDefault="00CE632B" w:rsidP="000630C8">
      <w:pPr>
        <w:pStyle w:val="Heading3"/>
      </w:pPr>
    </w:p>
    <w:p w14:paraId="478FC527" w14:textId="77777777" w:rsidR="000630C8" w:rsidRDefault="000630C8" w:rsidP="000630C8">
      <w:pPr>
        <w:pStyle w:val="Heading3"/>
      </w:pPr>
      <w:r>
        <w:t>Description</w:t>
      </w:r>
    </w:p>
    <w:p w14:paraId="718B4567" w14:textId="77777777" w:rsidR="000630C8" w:rsidRPr="00E9642E" w:rsidRDefault="000630C8" w:rsidP="000630C8">
      <w:pPr>
        <w:autoSpaceDE w:val="0"/>
        <w:autoSpaceDN w:val="0"/>
        <w:adjustRightInd w:val="0"/>
        <w:spacing w:after="0"/>
        <w:jc w:val="both"/>
        <w:rPr>
          <w:sz w:val="24"/>
        </w:rPr>
      </w:pPr>
      <w:r w:rsidRPr="00E9642E">
        <w:rPr>
          <w:sz w:val="24"/>
        </w:rPr>
        <w:t>Rotating machines are a critical component of many industrial processes and are frequently integrated in commercially available equipment and industrial processes. The health condition of a rotating machine can be effectively monitored using a non-intrusive method</w:t>
      </w:r>
      <w:r>
        <w:t xml:space="preserve"> </w:t>
      </w:r>
      <w:r w:rsidRPr="00E9642E">
        <w:rPr>
          <w:sz w:val="24"/>
        </w:rPr>
        <w:t>called Electrical Signature Analysis (ESA). The concept is to treat the electric machine as an implicit transducer built into machine-driven equipment; the current behaviour can thus be used to show various health conditions of the machine as well as the load it is driving.</w:t>
      </w:r>
    </w:p>
    <w:p w14:paraId="06F27144" w14:textId="77777777" w:rsidR="000630C8" w:rsidRPr="00E9642E" w:rsidRDefault="000630C8" w:rsidP="000630C8">
      <w:pPr>
        <w:autoSpaceDE w:val="0"/>
        <w:autoSpaceDN w:val="0"/>
        <w:adjustRightInd w:val="0"/>
        <w:spacing w:after="0"/>
        <w:jc w:val="both"/>
        <w:rPr>
          <w:sz w:val="24"/>
        </w:rPr>
      </w:pPr>
    </w:p>
    <w:p w14:paraId="1DEFE019" w14:textId="77777777" w:rsidR="000630C8" w:rsidRPr="00E77092" w:rsidRDefault="000630C8" w:rsidP="000630C8">
      <w:pPr>
        <w:pStyle w:val="Default"/>
        <w:jc w:val="both"/>
        <w:rPr>
          <w:rFonts w:ascii="GE Inspira" w:hAnsi="GE Inspira" w:cs="Times New Roman"/>
          <w:color w:val="auto"/>
          <w:sz w:val="22"/>
          <w:lang w:val="en-CA"/>
        </w:rPr>
      </w:pPr>
      <w:r w:rsidRPr="00E9642E">
        <w:rPr>
          <w:rFonts w:ascii="GE Inspira" w:hAnsi="GE Inspira" w:cs="Times New Roman"/>
          <w:color w:val="auto"/>
          <w:lang w:val="en-CA"/>
        </w:rPr>
        <w:t xml:space="preserve">Proven ESA algorithms are implemented in 8-series to detect various failure modes in a rotating machine and its assembly. Some of the proven ESA applications are described as follows. Traditionally, machine condition can be supervised by measuring quantities such as noise, vibration and temperature. The implementation of these measuring systems is expensive and proves only to be economical in the case of large motors or critical applications. A solution to this problem can be the use of quantities that are already measured in a drive system e.g. the machine’s stator current, often required for command purposes. ESA </w:t>
      </w:r>
      <w:r>
        <w:rPr>
          <w:rFonts w:ascii="GE Inspira" w:hAnsi="GE Inspira" w:cs="Times New Roman"/>
          <w:color w:val="auto"/>
          <w:sz w:val="22"/>
          <w:lang w:val="en-CA"/>
        </w:rPr>
        <w:t>is</w:t>
      </w:r>
      <w:r w:rsidRPr="00E77092">
        <w:rPr>
          <w:rFonts w:ascii="GE Inspira" w:hAnsi="GE Inspira" w:cs="Times New Roman"/>
          <w:color w:val="auto"/>
          <w:sz w:val="22"/>
          <w:lang w:val="en-CA"/>
        </w:rPr>
        <w:t xml:space="preserve"> </w:t>
      </w:r>
      <w:r w:rsidRPr="00E77092">
        <w:rPr>
          <w:rFonts w:ascii="GE Inspira" w:hAnsi="GE Inspira" w:cs="Times New Roman"/>
          <w:color w:val="auto"/>
          <w:lang w:val="en-CA"/>
        </w:rPr>
        <w:t>the tech</w:t>
      </w:r>
      <w:r w:rsidRPr="00E77092">
        <w:rPr>
          <w:rFonts w:ascii="GE Inspira" w:hAnsi="GE Inspira" w:cs="Times New Roman"/>
          <w:color w:val="auto"/>
          <w:lang w:val="en-CA"/>
        </w:rPr>
        <w:softHyphen/>
        <w:t>nique used to analyze and monitor the trend of dynamic energized systems,</w:t>
      </w:r>
      <w:r w:rsidRPr="00E77092">
        <w:rPr>
          <w:rFonts w:ascii="GE Inspira" w:hAnsi="GE Inspira" w:cs="Times New Roman"/>
          <w:color w:val="auto"/>
          <w:sz w:val="22"/>
          <w:lang w:val="en-CA"/>
        </w:rPr>
        <w:t xml:space="preserve"> </w:t>
      </w:r>
    </w:p>
    <w:p w14:paraId="1674E0DF"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color w:val="auto"/>
          <w:lang w:val="en-CA"/>
        </w:rPr>
        <w:lastRenderedPageBreak/>
        <w:t>E</w:t>
      </w:r>
      <w:r w:rsidRPr="00E77092">
        <w:rPr>
          <w:rFonts w:ascii="GE Inspira" w:hAnsi="GE Inspira" w:cs="Times New Roman"/>
          <w:color w:val="auto"/>
          <w:lang w:val="en-CA"/>
        </w:rPr>
        <w:t xml:space="preserve">SA is monitoring stator current </w:t>
      </w:r>
      <w:r>
        <w:rPr>
          <w:rFonts w:ascii="GE Inspira" w:hAnsi="GE Inspira" w:cs="Times New Roman"/>
          <w:color w:val="auto"/>
          <w:lang w:val="en-CA"/>
        </w:rPr>
        <w:t xml:space="preserve">or voltage </w:t>
      </w:r>
      <w:r w:rsidRPr="00E77092">
        <w:rPr>
          <w:rFonts w:ascii="GE Inspira" w:hAnsi="GE Inspira" w:cs="Times New Roman"/>
          <w:color w:val="auto"/>
          <w:lang w:val="en-CA"/>
        </w:rPr>
        <w:t>(more pre</w:t>
      </w:r>
      <w:r w:rsidRPr="00E77092">
        <w:rPr>
          <w:rFonts w:ascii="GE Inspira" w:hAnsi="GE Inspira" w:cs="Times New Roman"/>
          <w:color w:val="auto"/>
          <w:lang w:val="en-CA"/>
        </w:rPr>
        <w:softHyphen/>
        <w:t xml:space="preserve">cisely supply current) of the </w:t>
      </w:r>
      <w:r>
        <w:rPr>
          <w:rFonts w:ascii="GE Inspira" w:hAnsi="GE Inspira" w:cs="Times New Roman"/>
          <w:color w:val="auto"/>
          <w:lang w:val="en-CA"/>
        </w:rPr>
        <w:t>machine</w:t>
      </w:r>
      <w:r w:rsidRPr="00E77092">
        <w:rPr>
          <w:rFonts w:ascii="GE Inspira" w:hAnsi="GE Inspira" w:cs="Times New Roman"/>
          <w:color w:val="auto"/>
          <w:lang w:val="en-CA"/>
        </w:rPr>
        <w:t>. Single stator current</w:t>
      </w:r>
      <w:r>
        <w:rPr>
          <w:rFonts w:ascii="GE Inspira" w:hAnsi="GE Inspira" w:cs="Times New Roman"/>
          <w:color w:val="auto"/>
          <w:lang w:val="en-CA"/>
        </w:rPr>
        <w:t xml:space="preserve"> or voltage</w:t>
      </w:r>
      <w:r w:rsidRPr="00E77092">
        <w:rPr>
          <w:rFonts w:ascii="GE Inspira" w:hAnsi="GE Inspira" w:cs="Times New Roman"/>
          <w:color w:val="auto"/>
          <w:lang w:val="en-CA"/>
        </w:rPr>
        <w:t xml:space="preserve"> monitoring system is commonly used (monitoring only one of the three ph</w:t>
      </w:r>
      <w:r>
        <w:rPr>
          <w:rFonts w:ascii="GE Inspira" w:hAnsi="GE Inspira" w:cs="Times New Roman"/>
          <w:color w:val="auto"/>
          <w:lang w:val="en-CA"/>
        </w:rPr>
        <w:t>ases of the machine supply). Machine</w:t>
      </w:r>
      <w:r w:rsidRPr="00E77092">
        <w:rPr>
          <w:rFonts w:ascii="GE Inspira" w:hAnsi="GE Inspira" w:cs="Times New Roman"/>
          <w:color w:val="auto"/>
          <w:lang w:val="en-CA"/>
        </w:rPr>
        <w:t xml:space="preserve"> stator windi</w:t>
      </w:r>
      <w:r>
        <w:rPr>
          <w:rFonts w:ascii="GE Inspira" w:hAnsi="GE Inspira" w:cs="Times New Roman"/>
          <w:color w:val="auto"/>
          <w:lang w:val="en-CA"/>
        </w:rPr>
        <w:t>ngs are used as transducer in E</w:t>
      </w:r>
      <w:r w:rsidRPr="00E77092">
        <w:rPr>
          <w:rFonts w:ascii="GE Inspira" w:hAnsi="GE Inspira" w:cs="Times New Roman"/>
          <w:color w:val="auto"/>
          <w:lang w:val="en-CA"/>
        </w:rPr>
        <w:t>SA, picking the signals (induced currents</w:t>
      </w:r>
      <w:r>
        <w:rPr>
          <w:rFonts w:ascii="GE Inspira" w:hAnsi="GE Inspira" w:cs="Times New Roman"/>
          <w:color w:val="auto"/>
          <w:lang w:val="en-CA"/>
        </w:rPr>
        <w:t xml:space="preserve"> and voltages</w:t>
      </w:r>
      <w:r w:rsidRPr="00E77092">
        <w:rPr>
          <w:rFonts w:ascii="GE Inspira" w:hAnsi="GE Inspira" w:cs="Times New Roman"/>
          <w:color w:val="auto"/>
          <w:lang w:val="en-CA"/>
        </w:rPr>
        <w:t>) from the rotor (but also revealing information about the state of the stator). Various electrical and mechani</w:t>
      </w:r>
      <w:r w:rsidRPr="00E77092">
        <w:rPr>
          <w:rFonts w:ascii="GE Inspira" w:hAnsi="GE Inspira" w:cs="Times New Roman"/>
          <w:color w:val="auto"/>
          <w:lang w:val="en-CA"/>
        </w:rPr>
        <w:softHyphen/>
        <w:t>cal fault c</w:t>
      </w:r>
      <w:r>
        <w:rPr>
          <w:rFonts w:ascii="GE Inspira" w:hAnsi="GE Inspira" w:cs="Times New Roman"/>
          <w:color w:val="auto"/>
          <w:lang w:val="en-CA"/>
        </w:rPr>
        <w:t>onditions present in the machine further modulate machine</w:t>
      </w:r>
      <w:r w:rsidRPr="00E77092">
        <w:rPr>
          <w:rFonts w:ascii="GE Inspira" w:hAnsi="GE Inspira" w:cs="Times New Roman"/>
          <w:color w:val="auto"/>
          <w:lang w:val="en-CA"/>
        </w:rPr>
        <w:t xml:space="preserve"> current </w:t>
      </w:r>
      <w:r>
        <w:rPr>
          <w:rFonts w:ascii="GE Inspira" w:hAnsi="GE Inspira" w:cs="Times New Roman"/>
          <w:color w:val="auto"/>
          <w:lang w:val="en-CA"/>
        </w:rPr>
        <w:t xml:space="preserve">and/or voltage </w:t>
      </w:r>
      <w:r w:rsidRPr="00E77092">
        <w:rPr>
          <w:rFonts w:ascii="GE Inspira" w:hAnsi="GE Inspira" w:cs="Times New Roman"/>
          <w:color w:val="auto"/>
          <w:lang w:val="en-CA"/>
        </w:rPr>
        <w:t>signal and contribute to additional sid</w:t>
      </w:r>
      <w:r>
        <w:rPr>
          <w:rFonts w:ascii="GE Inspira" w:hAnsi="GE Inspira" w:cs="Times New Roman"/>
          <w:color w:val="auto"/>
          <w:lang w:val="en-CA"/>
        </w:rPr>
        <w:t>eband harmonics. Faults in machine</w:t>
      </w:r>
      <w:r w:rsidRPr="00E77092">
        <w:rPr>
          <w:rFonts w:ascii="GE Inspira" w:hAnsi="GE Inspira" w:cs="Times New Roman"/>
          <w:color w:val="auto"/>
          <w:lang w:val="en-CA"/>
        </w:rPr>
        <w:t xml:space="preserve"> components produce corresponding anomalies in magnetic field and change the mutual and self-</w:t>
      </w:r>
      <w:r>
        <w:rPr>
          <w:rFonts w:ascii="GE Inspira" w:hAnsi="GE Inspira" w:cs="Times New Roman"/>
          <w:color w:val="auto"/>
          <w:lang w:val="en-CA"/>
        </w:rPr>
        <w:t>inductance of machine</w:t>
      </w:r>
      <w:r w:rsidRPr="00E77092">
        <w:rPr>
          <w:rFonts w:ascii="GE Inspira" w:hAnsi="GE Inspira" w:cs="Times New Roman"/>
          <w:color w:val="auto"/>
          <w:lang w:val="en-CA"/>
        </w:rPr>
        <w:t xml:space="preserve"> that appea</w:t>
      </w:r>
      <w:r>
        <w:rPr>
          <w:rFonts w:ascii="GE Inspira" w:hAnsi="GE Inspira" w:cs="Times New Roman"/>
          <w:color w:val="auto"/>
          <w:lang w:val="en-CA"/>
        </w:rPr>
        <w:t>rs in</w:t>
      </w:r>
      <w:r w:rsidRPr="00E77092">
        <w:rPr>
          <w:rFonts w:ascii="GE Inspira" w:hAnsi="GE Inspira" w:cs="Times New Roman"/>
          <w:color w:val="auto"/>
          <w:lang w:val="en-CA"/>
        </w:rPr>
        <w:t xml:space="preserve"> supply current</w:t>
      </w:r>
      <w:r>
        <w:rPr>
          <w:rFonts w:ascii="GE Inspira" w:hAnsi="GE Inspira" w:cs="Times New Roman"/>
          <w:color w:val="auto"/>
          <w:lang w:val="en-CA"/>
        </w:rPr>
        <w:t xml:space="preserve"> and/or voltage</w:t>
      </w:r>
      <w:r w:rsidRPr="00E77092">
        <w:rPr>
          <w:rFonts w:ascii="GE Inspira" w:hAnsi="GE Inspira" w:cs="Times New Roman"/>
          <w:color w:val="auto"/>
          <w:lang w:val="en-CA"/>
        </w:rPr>
        <w:t xml:space="preserve"> spectrum as sidebands around line (supply, grid) frequency. Based on fault signatures motor faults can be identified and its severity </w:t>
      </w:r>
      <w:r>
        <w:rPr>
          <w:rFonts w:ascii="GE Inspira" w:hAnsi="GE Inspira" w:cs="Times New Roman"/>
          <w:color w:val="auto"/>
          <w:lang w:val="en-CA"/>
        </w:rPr>
        <w:t xml:space="preserve">can be </w:t>
      </w:r>
      <w:r w:rsidRPr="00E77092">
        <w:rPr>
          <w:rFonts w:ascii="GE Inspira" w:hAnsi="GE Inspira" w:cs="Times New Roman"/>
          <w:color w:val="auto"/>
          <w:lang w:val="en-CA"/>
        </w:rPr>
        <w:t>accessed.</w:t>
      </w:r>
    </w:p>
    <w:p w14:paraId="1CE390EC" w14:textId="77777777" w:rsidR="000630C8" w:rsidRDefault="000630C8" w:rsidP="000630C8">
      <w:pPr>
        <w:pStyle w:val="Default"/>
        <w:jc w:val="both"/>
        <w:rPr>
          <w:rFonts w:ascii="GE Inspira" w:hAnsi="GE Inspira" w:cs="Times New Roman"/>
          <w:color w:val="auto"/>
          <w:lang w:val="en-CA"/>
        </w:rPr>
      </w:pPr>
    </w:p>
    <w:p w14:paraId="613B7344"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color w:val="auto"/>
          <w:lang w:val="en-CA"/>
        </w:rPr>
        <w:t>The following is the high-level procedure on how motor is diagnosed:</w:t>
      </w:r>
    </w:p>
    <w:p w14:paraId="40C1E71F" w14:textId="77777777" w:rsidR="000630C8" w:rsidRDefault="000630C8" w:rsidP="000630C8">
      <w:pPr>
        <w:pStyle w:val="Default"/>
        <w:jc w:val="both"/>
        <w:rPr>
          <w:rFonts w:ascii="GE Inspira" w:hAnsi="GE Inspira" w:cs="Times New Roman"/>
          <w:color w:val="auto"/>
          <w:lang w:val="en-CA"/>
        </w:rPr>
      </w:pPr>
      <w:r w:rsidRPr="00A15439">
        <w:rPr>
          <w:rFonts w:ascii="GE Inspira" w:hAnsi="GE Inspira" w:cs="Times New Roman"/>
          <w:b/>
          <w:color w:val="auto"/>
          <w:lang w:val="en-CA"/>
        </w:rPr>
        <w:t>Note</w:t>
      </w:r>
      <w:r>
        <w:rPr>
          <w:rFonts w:ascii="GE Inspira" w:hAnsi="GE Inspira" w:cs="Times New Roman"/>
          <w:color w:val="auto"/>
          <w:lang w:val="en-CA"/>
        </w:rPr>
        <w:t>: The technology discussed in this manual has been patented (filed) with following disclosure numbers.</w:t>
      </w:r>
    </w:p>
    <w:p w14:paraId="69CC6DEB" w14:textId="77777777" w:rsidR="000630C8" w:rsidRDefault="000630C8" w:rsidP="000630C8">
      <w:pPr>
        <w:pStyle w:val="Default"/>
        <w:numPr>
          <w:ilvl w:val="0"/>
          <w:numId w:val="33"/>
        </w:numPr>
        <w:jc w:val="both"/>
        <w:rPr>
          <w:rFonts w:ascii="GE Inspira" w:hAnsi="GE Inspira" w:cs="Times New Roman"/>
          <w:color w:val="auto"/>
          <w:lang w:val="en-CA"/>
        </w:rPr>
      </w:pPr>
      <w:r>
        <w:rPr>
          <w:rFonts w:ascii="GE Inspira" w:hAnsi="GE Inspira" w:cs="Times New Roman"/>
          <w:color w:val="auto"/>
          <w:lang w:val="en-CA"/>
        </w:rPr>
        <w:t xml:space="preserve">GE 73745/316350: </w:t>
      </w:r>
      <w:r w:rsidRPr="00A15439">
        <w:rPr>
          <w:rFonts w:ascii="GE Inspira" w:hAnsi="GE Inspira" w:cs="Times New Roman"/>
          <w:color w:val="auto"/>
          <w:lang w:val="en-CA"/>
        </w:rPr>
        <w:t>System, method and procedure for Industrial motor electrical signature analysis</w:t>
      </w:r>
      <w:r>
        <w:rPr>
          <w:rFonts w:ascii="GE Inspira" w:hAnsi="GE Inspira" w:cs="Times New Roman"/>
          <w:color w:val="auto"/>
          <w:lang w:val="en-CA"/>
        </w:rPr>
        <w:t>.</w:t>
      </w:r>
    </w:p>
    <w:p w14:paraId="62A1D285" w14:textId="77777777" w:rsidR="000630C8" w:rsidRDefault="00191EAD" w:rsidP="000630C8">
      <w:pPr>
        <w:pStyle w:val="Default"/>
        <w:numPr>
          <w:ilvl w:val="0"/>
          <w:numId w:val="33"/>
        </w:numPr>
        <w:jc w:val="both"/>
        <w:rPr>
          <w:rFonts w:ascii="GE Inspira" w:hAnsi="GE Inspira" w:cs="Times New Roman"/>
          <w:color w:val="auto"/>
          <w:lang w:val="en-CA"/>
        </w:rPr>
      </w:pPr>
      <w:r w:rsidRPr="007B4514">
        <w:rPr>
          <w:rFonts w:ascii="GE Inspira" w:hAnsi="GE Inspira" w:cs="Times New Roman"/>
          <w:color w:val="538135"/>
          <w:lang w:val="en-CA"/>
        </w:rPr>
        <w:t>US 15/489,228:</w:t>
      </w:r>
      <w:r w:rsidRPr="001C4CC0">
        <w:rPr>
          <w:rFonts w:ascii="GE Inspira" w:hAnsi="GE Inspira" w:cs="Times New Roman"/>
          <w:color w:val="auto"/>
          <w:lang w:val="en-CA"/>
        </w:rPr>
        <w:t xml:space="preserve"> </w:t>
      </w:r>
      <w:r w:rsidR="000630C8" w:rsidRPr="001C4CC0">
        <w:rPr>
          <w:rFonts w:ascii="GE Inspira" w:hAnsi="GE Inspira" w:cs="Times New Roman"/>
          <w:color w:val="auto"/>
          <w:lang w:val="en-CA"/>
        </w:rPr>
        <w:t>An autonomous procedure for electrical signature analysis based machine M&amp;D"</w:t>
      </w:r>
    </w:p>
    <w:p w14:paraId="751625B5" w14:textId="77777777" w:rsidR="000630C8" w:rsidRDefault="000630C8" w:rsidP="000630C8">
      <w:pPr>
        <w:pStyle w:val="Default"/>
        <w:jc w:val="both"/>
        <w:rPr>
          <w:rFonts w:ascii="GE Inspira" w:hAnsi="GE Inspira" w:cs="Times New Roman"/>
          <w:color w:val="auto"/>
          <w:lang w:val="en-CA"/>
        </w:rPr>
      </w:pPr>
    </w:p>
    <w:p w14:paraId="6DB19872" w14:textId="77777777" w:rsidR="000630C8" w:rsidRDefault="000630C8" w:rsidP="000630C8">
      <w:pPr>
        <w:pStyle w:val="Default"/>
        <w:jc w:val="both"/>
        <w:rPr>
          <w:rFonts w:ascii="GE Inspira" w:hAnsi="GE Inspira" w:cs="Times New Roman"/>
          <w:color w:val="auto"/>
          <w:lang w:val="en-CA"/>
        </w:rPr>
      </w:pPr>
      <w:r w:rsidRPr="001C4CC0">
        <w:rPr>
          <w:rFonts w:ascii="GE Inspira" w:hAnsi="GE Inspira" w:cs="Times New Roman"/>
          <w:b/>
          <w:color w:val="auto"/>
          <w:lang w:val="en-CA"/>
        </w:rPr>
        <w:t xml:space="preserve">Step 1: </w:t>
      </w:r>
      <w:r>
        <w:rPr>
          <w:rFonts w:ascii="GE Inspira" w:hAnsi="GE Inspira" w:cs="Times New Roman"/>
          <w:color w:val="auto"/>
          <w:lang w:val="en-CA"/>
        </w:rPr>
        <w:t xml:space="preserve">ESA is part of existing Multilin 869 Protection Relay product. Hence ESA captures current signal from the same CT sensing mechanism available in 869 relay. No additional sensing or wiring mechanism is required to install or use ESA (M&amp;D) with 869 relay. </w:t>
      </w:r>
    </w:p>
    <w:p w14:paraId="51324BD1" w14:textId="77777777" w:rsidR="000630C8" w:rsidRDefault="000630C8" w:rsidP="000630C8">
      <w:pPr>
        <w:pStyle w:val="Default"/>
        <w:jc w:val="both"/>
        <w:rPr>
          <w:rFonts w:ascii="GE Inspira" w:hAnsi="GE Inspira" w:cs="Times New Roman"/>
          <w:color w:val="auto"/>
          <w:lang w:val="en-CA"/>
        </w:rPr>
      </w:pPr>
      <w:r w:rsidRPr="009D608C">
        <w:rPr>
          <w:rFonts w:ascii="GE Inspira" w:hAnsi="GE Inspira" w:cs="Times New Roman"/>
          <w:b/>
          <w:color w:val="auto"/>
          <w:lang w:val="en-CA"/>
        </w:rPr>
        <w:t>Step 2</w:t>
      </w:r>
      <w:r>
        <w:rPr>
          <w:rFonts w:ascii="GE Inspira" w:hAnsi="GE Inspira" w:cs="Times New Roman"/>
          <w:color w:val="auto"/>
          <w:lang w:val="en-CA"/>
        </w:rPr>
        <w:t>:   Stator phase A current measured by J1 slot is used for motor current signature analysis purpose.</w:t>
      </w:r>
    </w:p>
    <w:p w14:paraId="11937B41" w14:textId="77777777" w:rsidR="000630C8" w:rsidRDefault="000630C8" w:rsidP="000630C8">
      <w:pPr>
        <w:pStyle w:val="Default"/>
        <w:jc w:val="both"/>
        <w:rPr>
          <w:rFonts w:ascii="GE Inspira" w:hAnsi="GE Inspira" w:cs="Times New Roman"/>
          <w:color w:val="auto"/>
          <w:lang w:val="en-CA"/>
        </w:rPr>
      </w:pPr>
      <w:r w:rsidRPr="009D608C">
        <w:rPr>
          <w:rFonts w:ascii="GE Inspira" w:hAnsi="GE Inspira" w:cs="Times New Roman"/>
          <w:b/>
          <w:color w:val="auto"/>
          <w:lang w:val="en-CA"/>
        </w:rPr>
        <w:t>Step 3</w:t>
      </w:r>
      <w:r>
        <w:rPr>
          <w:rFonts w:ascii="GE Inspira" w:hAnsi="GE Inspira" w:cs="Times New Roman"/>
          <w:color w:val="auto"/>
          <w:lang w:val="en-CA"/>
        </w:rPr>
        <w:t xml:space="preserve">:  </w:t>
      </w:r>
      <w:r w:rsidR="008A1FBF" w:rsidRPr="00D52DB4">
        <w:rPr>
          <w:rFonts w:ascii="GE Inspira" w:hAnsi="GE Inspira" w:cs="Times New Roman"/>
          <w:color w:val="4472C4"/>
          <w:lang w:val="en-CA"/>
        </w:rPr>
        <w:t>Before doing analysis, data quality check is performed to verify if the power quality condition is good. Voltage, frequency, THD, signal stability and voltage/current unbalance levels are checked to be within satisfactory limits. Signature analysis is performed only if data quality check is passed and an event will be generated in case failed.</w:t>
      </w:r>
    </w:p>
    <w:p w14:paraId="61EC166C" w14:textId="77777777" w:rsidR="000630C8" w:rsidRDefault="000630C8" w:rsidP="000630C8">
      <w:pPr>
        <w:pStyle w:val="Default"/>
        <w:jc w:val="both"/>
        <w:rPr>
          <w:rFonts w:ascii="GE Inspira" w:hAnsi="GE Inspira" w:cs="Times New Roman"/>
          <w:color w:val="auto"/>
          <w:lang w:val="en-CA"/>
        </w:rPr>
      </w:pPr>
      <w:r w:rsidRPr="009D608C">
        <w:rPr>
          <w:rFonts w:ascii="GE Inspira" w:hAnsi="GE Inspira" w:cs="Times New Roman"/>
          <w:b/>
          <w:color w:val="auto"/>
          <w:lang w:val="en-CA"/>
        </w:rPr>
        <w:t>Step 4</w:t>
      </w:r>
      <w:r>
        <w:rPr>
          <w:rFonts w:ascii="GE Inspira" w:hAnsi="GE Inspira" w:cs="Times New Roman"/>
          <w:color w:val="auto"/>
          <w:lang w:val="en-CA"/>
        </w:rPr>
        <w:t xml:space="preserve">: Once data quality check is passed, FFT is applied on J1 phase A current samples to convert time domain data into frequency domain and obtain current magnitudes at various frequency range of interest. </w:t>
      </w:r>
    </w:p>
    <w:p w14:paraId="392514B6" w14:textId="77777777" w:rsidR="000630C8" w:rsidRDefault="000630C8" w:rsidP="000630C8">
      <w:pPr>
        <w:pStyle w:val="Default"/>
        <w:jc w:val="both"/>
        <w:rPr>
          <w:rFonts w:ascii="GE Inspira" w:hAnsi="GE Inspira" w:cs="Times New Roman"/>
          <w:color w:val="auto"/>
          <w:lang w:val="en-CA"/>
        </w:rPr>
      </w:pPr>
      <w:r w:rsidRPr="00C63229">
        <w:rPr>
          <w:rFonts w:ascii="GE Inspira" w:hAnsi="GE Inspira" w:cs="Times New Roman"/>
          <w:b/>
          <w:color w:val="auto"/>
          <w:lang w:val="en-CA"/>
        </w:rPr>
        <w:t>Step 5</w:t>
      </w:r>
      <w:r>
        <w:rPr>
          <w:rFonts w:ascii="GE Inspira" w:hAnsi="GE Inspira" w:cs="Times New Roman"/>
          <w:color w:val="auto"/>
          <w:lang w:val="en-CA"/>
        </w:rPr>
        <w:t xml:space="preserve">:  For each fault or anomaly, fault frequencies are computed based on supply frequency, speed, harmonic factor, slip etc. depending on fault type. </w:t>
      </w:r>
    </w:p>
    <w:p w14:paraId="5E985E09" w14:textId="77777777" w:rsidR="00AE5030" w:rsidRPr="00D52DB4" w:rsidRDefault="000630C8" w:rsidP="00AE5030">
      <w:pPr>
        <w:pStyle w:val="Default"/>
        <w:jc w:val="both"/>
        <w:rPr>
          <w:rFonts w:ascii="GE Inspira" w:hAnsi="GE Inspira" w:cs="Times New Roman"/>
          <w:color w:val="4472C4"/>
          <w:lang w:val="en-CA"/>
        </w:rPr>
      </w:pPr>
      <w:r w:rsidRPr="00C63229">
        <w:rPr>
          <w:rFonts w:ascii="GE Inspira" w:hAnsi="GE Inspira" w:cs="Times New Roman"/>
          <w:b/>
          <w:color w:val="auto"/>
          <w:lang w:val="en-CA"/>
        </w:rPr>
        <w:t xml:space="preserve">Step 6:  </w:t>
      </w:r>
      <w:r w:rsidR="00AE5030" w:rsidRPr="00D52DB4">
        <w:rPr>
          <w:rFonts w:ascii="GE Inspira" w:hAnsi="GE Inspira" w:cs="Times New Roman"/>
          <w:color w:val="4472C4"/>
          <w:lang w:val="en-CA"/>
        </w:rPr>
        <w:t>Normalized dB magnitudes are computed at fault frequencies (based on formulae) as the ratio of magnitude at fault frequency and rated magnitude as given below.</w:t>
      </w:r>
    </w:p>
    <w:p w14:paraId="165C69E5" w14:textId="77777777" w:rsidR="00AE5030" w:rsidRPr="00D52DB4" w:rsidRDefault="00AE5030" w:rsidP="00AE5030">
      <w:pPr>
        <w:pStyle w:val="Default"/>
        <w:jc w:val="both"/>
        <w:rPr>
          <w:rFonts w:ascii="GE Inspira" w:hAnsi="GE Inspira" w:cs="Times New Roman"/>
          <w:color w:val="4472C4"/>
          <w:lang w:val="en-CA"/>
        </w:rPr>
      </w:pPr>
      <w:r w:rsidRPr="00D52DB4">
        <w:rPr>
          <w:rFonts w:ascii="GE Inspira" w:hAnsi="GE Inspira" w:cs="Times New Roman"/>
          <w:color w:val="4472C4"/>
          <w:lang w:val="en-CA"/>
        </w:rPr>
        <w:lastRenderedPageBreak/>
        <w:t xml:space="preserve">Magnitude in dB = 20 * Log10 (X1/Xr), where ‘X1’ is </w:t>
      </w:r>
      <w:r w:rsidR="008C6123">
        <w:rPr>
          <w:rFonts w:ascii="GE Inspira" w:hAnsi="GE Inspira" w:cs="Times New Roman"/>
          <w:color w:val="4472C4"/>
          <w:lang w:val="en-CA"/>
        </w:rPr>
        <w:t xml:space="preserve">peak </w:t>
      </w:r>
      <w:r w:rsidRPr="00D52DB4">
        <w:rPr>
          <w:rFonts w:ascii="GE Inspira" w:hAnsi="GE Inspira" w:cs="Times New Roman"/>
          <w:color w:val="4472C4"/>
          <w:lang w:val="en-CA"/>
        </w:rPr>
        <w:t xml:space="preserve">magnitude </w:t>
      </w:r>
      <w:r w:rsidR="008C6123">
        <w:rPr>
          <w:rFonts w:ascii="GE Inspira" w:hAnsi="GE Inspira" w:cs="Times New Roman"/>
          <w:color w:val="4472C4"/>
          <w:lang w:val="en-CA"/>
        </w:rPr>
        <w:t>within</w:t>
      </w:r>
      <w:r w:rsidRPr="00D52DB4">
        <w:rPr>
          <w:rFonts w:ascii="GE Inspira" w:hAnsi="GE Inspira" w:cs="Times New Roman"/>
          <w:color w:val="4472C4"/>
          <w:lang w:val="en-CA"/>
        </w:rPr>
        <w:t xml:space="preserve"> fault frequency ‘f1’</w:t>
      </w:r>
      <w:r>
        <w:rPr>
          <w:rFonts w:ascii="GE Inspira" w:hAnsi="GE Inspira" w:cs="Times New Roman"/>
          <w:color w:val="4472C4"/>
          <w:lang w:val="en-CA"/>
        </w:rPr>
        <w:t xml:space="preserve"> </w:t>
      </w:r>
      <w:r w:rsidR="008C6123">
        <w:rPr>
          <w:rFonts w:ascii="GE Inspira" w:hAnsi="GE Inspira" w:cs="Times New Roman"/>
          <w:color w:val="4472C4"/>
          <w:lang w:val="en-CA"/>
        </w:rPr>
        <w:t xml:space="preserve">vicinity range </w:t>
      </w:r>
      <w:r>
        <w:rPr>
          <w:rFonts w:ascii="GE Inspira" w:hAnsi="GE Inspira" w:cs="Times New Roman"/>
          <w:color w:val="4472C4"/>
          <w:lang w:val="en-CA"/>
        </w:rPr>
        <w:t>in I^2 FFT</w:t>
      </w:r>
      <w:r w:rsidRPr="00D52DB4">
        <w:rPr>
          <w:rFonts w:ascii="GE Inspira" w:hAnsi="GE Inspira" w:cs="Times New Roman"/>
          <w:color w:val="4472C4"/>
          <w:lang w:val="en-CA"/>
        </w:rPr>
        <w:t xml:space="preserve"> and ‘Xr’ is rated quantity</w:t>
      </w:r>
      <w:r>
        <w:rPr>
          <w:rFonts w:ascii="GE Inspira" w:hAnsi="GE Inspira" w:cs="Times New Roman"/>
          <w:color w:val="4472C4"/>
          <w:lang w:val="en-CA"/>
        </w:rPr>
        <w:t>^2</w:t>
      </w:r>
      <w:r w:rsidRPr="00D52DB4">
        <w:rPr>
          <w:rFonts w:ascii="GE Inspira" w:hAnsi="GE Inspira" w:cs="Times New Roman"/>
          <w:color w:val="4472C4"/>
          <w:lang w:val="en-CA"/>
        </w:rPr>
        <w:t xml:space="preserve"> of motor with same unit. </w:t>
      </w:r>
      <w:r w:rsidRPr="00832034">
        <w:rPr>
          <w:rFonts w:ascii="GE Inspira" w:hAnsi="GE Inspira" w:cs="Times New Roman"/>
          <w:color w:val="4472C4"/>
          <w:highlight w:val="yellow"/>
          <w:lang w:val="en-CA"/>
        </w:rPr>
        <w:t>Rated Current of Machine</w:t>
      </w:r>
      <w:r>
        <w:rPr>
          <w:rFonts w:ascii="GE Inspira" w:hAnsi="GE Inspira" w:cs="Times New Roman"/>
          <w:color w:val="4472C4"/>
          <w:highlight w:val="yellow"/>
          <w:lang w:val="en-CA"/>
        </w:rPr>
        <w:t xml:space="preserve"> in 869 is </w:t>
      </w:r>
      <w:r w:rsidRPr="008F588A">
        <w:rPr>
          <w:rFonts w:ascii="GE Inspira" w:hAnsi="GE Inspira" w:cs="Times New Roman"/>
          <w:color w:val="4472C4"/>
          <w:highlight w:val="yellow"/>
          <w:lang w:val="en-CA"/>
        </w:rPr>
        <w:t>Motor Full Load Amps (FLA) in setting</w:t>
      </w:r>
      <w:r>
        <w:rPr>
          <w:rFonts w:ascii="GE Inspira" w:hAnsi="GE Inspira" w:cs="Times New Roman"/>
          <w:color w:val="4472C4"/>
          <w:highlight w:val="yellow"/>
          <w:lang w:val="en-CA"/>
        </w:rPr>
        <w:t>s</w:t>
      </w:r>
      <w:r w:rsidRPr="008F588A">
        <w:rPr>
          <w:rFonts w:ascii="GE Inspira" w:hAnsi="GE Inspira" w:cs="Times New Roman"/>
          <w:color w:val="4472C4"/>
          <w:highlight w:val="yellow"/>
          <w:lang w:val="en-CA"/>
        </w:rPr>
        <w:t xml:space="preserve"> under System/Motor/Setup.</w:t>
      </w:r>
    </w:p>
    <w:p w14:paraId="72573BDF" w14:textId="77777777" w:rsidR="00AE5030" w:rsidRPr="00D52DB4" w:rsidRDefault="000630C8" w:rsidP="00AE5030">
      <w:pPr>
        <w:pStyle w:val="Default"/>
        <w:jc w:val="both"/>
        <w:rPr>
          <w:rFonts w:ascii="GE Inspira" w:hAnsi="GE Inspira" w:cs="Times New Roman"/>
          <w:color w:val="4472C4"/>
          <w:lang w:val="en-CA"/>
        </w:rPr>
      </w:pPr>
      <w:r>
        <w:rPr>
          <w:rFonts w:ascii="GE Inspira" w:hAnsi="GE Inspira" w:cs="Times New Roman"/>
          <w:b/>
          <w:color w:val="auto"/>
          <w:lang w:val="en-CA"/>
        </w:rPr>
        <w:t>Step 7</w:t>
      </w:r>
      <w:r w:rsidRPr="00C63229">
        <w:rPr>
          <w:rFonts w:ascii="GE Inspira" w:hAnsi="GE Inspira" w:cs="Times New Roman"/>
          <w:b/>
          <w:color w:val="auto"/>
          <w:lang w:val="en-CA"/>
        </w:rPr>
        <w:t>:</w:t>
      </w:r>
      <w:r>
        <w:rPr>
          <w:rFonts w:ascii="GE Inspira" w:hAnsi="GE Inspira" w:cs="Times New Roman"/>
          <w:b/>
          <w:color w:val="auto"/>
          <w:lang w:val="en-CA"/>
        </w:rPr>
        <w:t xml:space="preserve"> </w:t>
      </w:r>
      <w:r w:rsidRPr="00C63229">
        <w:rPr>
          <w:rFonts w:ascii="GE Inspira" w:hAnsi="GE Inspira" w:cs="Times New Roman"/>
          <w:b/>
          <w:color w:val="auto"/>
          <w:lang w:val="en-CA"/>
        </w:rPr>
        <w:t xml:space="preserve">  </w:t>
      </w:r>
      <w:r w:rsidR="00AE5030" w:rsidRPr="00D52DB4">
        <w:rPr>
          <w:rFonts w:ascii="GE Inspira" w:hAnsi="GE Inspira" w:cs="Times New Roman"/>
          <w:color w:val="4472C4"/>
          <w:lang w:val="en-CA"/>
        </w:rPr>
        <w:t>Peak magnitude in dB is computed as the highest magnitude observed at specific</w:t>
      </w:r>
      <w:r w:rsidR="008C6123">
        <w:rPr>
          <w:rFonts w:ascii="GE Inspira" w:hAnsi="GE Inspira" w:cs="Times New Roman"/>
          <w:color w:val="4472C4"/>
          <w:lang w:val="en-CA"/>
        </w:rPr>
        <w:t xml:space="preserve"> </w:t>
      </w:r>
      <w:r w:rsidR="00AE5030" w:rsidRPr="00D52DB4">
        <w:rPr>
          <w:rFonts w:ascii="GE Inspira" w:hAnsi="GE Inspira" w:cs="Times New Roman"/>
          <w:color w:val="4472C4"/>
          <w:lang w:val="en-CA"/>
        </w:rPr>
        <w:t>fault frequenc</w:t>
      </w:r>
      <w:r w:rsidR="008C6123">
        <w:rPr>
          <w:rFonts w:ascii="GE Inspira" w:hAnsi="GE Inspira" w:cs="Times New Roman"/>
          <w:color w:val="4472C4"/>
          <w:lang w:val="en-CA"/>
        </w:rPr>
        <w:t>y vicinity range</w:t>
      </w:r>
      <w:r w:rsidR="00AE5030" w:rsidRPr="00D52DB4">
        <w:rPr>
          <w:rFonts w:ascii="GE Inspira" w:hAnsi="GE Inspira" w:cs="Times New Roman"/>
          <w:color w:val="4472C4"/>
          <w:lang w:val="en-CA"/>
        </w:rPr>
        <w:t xml:space="preserve"> and Energy in dB is computed as the</w:t>
      </w:r>
      <w:r w:rsidR="008C6123">
        <w:rPr>
          <w:rFonts w:ascii="GE Inspira" w:hAnsi="GE Inspira" w:cs="Times New Roman"/>
          <w:color w:val="4472C4"/>
          <w:lang w:val="en-CA"/>
        </w:rPr>
        <w:t xml:space="preserve"> ratio of</w:t>
      </w:r>
      <w:r w:rsidR="00AE5030" w:rsidRPr="00D52DB4">
        <w:rPr>
          <w:rFonts w:ascii="GE Inspira" w:hAnsi="GE Inspira" w:cs="Times New Roman"/>
          <w:color w:val="4472C4"/>
          <w:lang w:val="en-CA"/>
        </w:rPr>
        <w:t xml:space="preserve"> root mean square of 3 points around the fault frequency corresponding to peak magnitude</w:t>
      </w:r>
      <w:r w:rsidR="0000095A">
        <w:rPr>
          <w:rFonts w:ascii="GE Inspira" w:hAnsi="GE Inspira" w:cs="Times New Roman"/>
          <w:color w:val="4472C4"/>
          <w:lang w:val="en-CA"/>
        </w:rPr>
        <w:t>,</w:t>
      </w:r>
      <w:r w:rsidR="008C6123">
        <w:rPr>
          <w:rFonts w:ascii="GE Inspira" w:hAnsi="GE Inspira" w:cs="Times New Roman"/>
          <w:color w:val="4472C4"/>
          <w:lang w:val="en-CA"/>
        </w:rPr>
        <w:t xml:space="preserve"> w.r.t rated magnitude</w:t>
      </w:r>
      <w:r w:rsidR="00AE5030" w:rsidRPr="00D52DB4">
        <w:rPr>
          <w:rFonts w:ascii="GE Inspira" w:hAnsi="GE Inspira" w:cs="Times New Roman"/>
          <w:color w:val="4472C4"/>
          <w:lang w:val="en-CA"/>
        </w:rPr>
        <w:t>.</w:t>
      </w:r>
    </w:p>
    <w:p w14:paraId="17A0D75F" w14:textId="77777777" w:rsidR="00AE5030" w:rsidRPr="00D52DB4" w:rsidRDefault="00AE5030" w:rsidP="00AE5030">
      <w:pPr>
        <w:pStyle w:val="Default"/>
        <w:jc w:val="both"/>
        <w:rPr>
          <w:rFonts w:ascii="GE Inspira" w:hAnsi="GE Inspira" w:cs="Times New Roman"/>
          <w:color w:val="4472C4"/>
          <w:lang w:val="en-CA"/>
        </w:rPr>
      </w:pPr>
      <w:r w:rsidRPr="00D52DB4">
        <w:rPr>
          <w:rFonts w:ascii="GE Inspira" w:hAnsi="GE Inspira" w:cs="Times New Roman"/>
          <w:color w:val="4472C4"/>
          <w:lang w:val="en-CA"/>
        </w:rPr>
        <w:t xml:space="preserve">Energy in dB = 20 * Log10 (E1/Er), where ‘E1’ is </w:t>
      </w:r>
      <w:r>
        <w:rPr>
          <w:rFonts w:ascii="GE Inspira" w:hAnsi="GE Inspira" w:cs="Times New Roman"/>
          <w:color w:val="4472C4"/>
          <w:lang w:val="en-CA"/>
        </w:rPr>
        <w:t xml:space="preserve">root </w:t>
      </w:r>
      <w:r w:rsidR="000869F5">
        <w:rPr>
          <w:rFonts w:ascii="GE Inspira" w:hAnsi="GE Inspira" w:cs="Times New Roman"/>
          <w:color w:val="4472C4"/>
          <w:lang w:val="en-CA"/>
        </w:rPr>
        <w:t>mean</w:t>
      </w:r>
      <w:r w:rsidRPr="00D52DB4">
        <w:rPr>
          <w:rFonts w:ascii="GE Inspira" w:hAnsi="GE Inspira" w:cs="Times New Roman"/>
          <w:color w:val="4472C4"/>
          <w:lang w:val="en-CA"/>
        </w:rPr>
        <w:t xml:space="preserve"> square of 3 points around </w:t>
      </w:r>
      <w:r w:rsidR="008C6123">
        <w:rPr>
          <w:rFonts w:ascii="GE Inspira" w:hAnsi="GE Inspira" w:cs="Times New Roman"/>
          <w:color w:val="4472C4"/>
          <w:lang w:val="en-CA"/>
        </w:rPr>
        <w:t xml:space="preserve">peak magnitude at </w:t>
      </w:r>
      <w:r w:rsidRPr="00D52DB4">
        <w:rPr>
          <w:rFonts w:ascii="GE Inspira" w:hAnsi="GE Inspira" w:cs="Times New Roman"/>
          <w:color w:val="4472C4"/>
          <w:lang w:val="en-CA"/>
        </w:rPr>
        <w:t>fault frequency ‘f1’ and ‘Er’ is rated quantity or magnitude of motor</w:t>
      </w:r>
      <w:r>
        <w:rPr>
          <w:rFonts w:ascii="GE Inspira" w:hAnsi="GE Inspira" w:cs="Times New Roman"/>
          <w:color w:val="4472C4"/>
          <w:lang w:val="en-CA"/>
        </w:rPr>
        <w:t xml:space="preserve"> (rated current)</w:t>
      </w:r>
      <w:r w:rsidRPr="00D52DB4">
        <w:rPr>
          <w:rFonts w:ascii="GE Inspira" w:hAnsi="GE Inspira" w:cs="Times New Roman"/>
          <w:color w:val="4472C4"/>
          <w:lang w:val="en-CA"/>
        </w:rPr>
        <w:t xml:space="preserve"> with same unit. </w:t>
      </w:r>
    </w:p>
    <w:p w14:paraId="107306A5" w14:textId="77777777" w:rsidR="000630C8" w:rsidRDefault="000630C8" w:rsidP="00AE5030">
      <w:pPr>
        <w:pStyle w:val="Default"/>
        <w:jc w:val="both"/>
        <w:rPr>
          <w:rFonts w:ascii="GE Inspira" w:hAnsi="GE Inspira" w:cs="Times New Roman"/>
          <w:color w:val="auto"/>
          <w:lang w:val="en-CA"/>
        </w:rPr>
      </w:pPr>
      <w:r w:rsidRPr="00AC0BF4">
        <w:rPr>
          <w:rFonts w:ascii="GE Inspira" w:hAnsi="GE Inspira" w:cs="Times New Roman"/>
          <w:b/>
          <w:color w:val="auto"/>
          <w:lang w:val="en-CA"/>
        </w:rPr>
        <w:t xml:space="preserve">Step 8: </w:t>
      </w:r>
      <w:r>
        <w:rPr>
          <w:rFonts w:ascii="GE Inspira" w:hAnsi="GE Inspira" w:cs="Times New Roman"/>
          <w:color w:val="auto"/>
          <w:lang w:val="en-CA"/>
        </w:rPr>
        <w:t xml:space="preserve">During baseline mode, the dB’s are computed as per steps 6&amp;7 which are averaged over the entire configured period and then stored as averaged normalized dB w.r.t each load bin of the motor. A load bin is defined as the load interval of 10% within the 0-120% range of motor load operation, a total of 12 load bins. </w:t>
      </w:r>
    </w:p>
    <w:p w14:paraId="27D2A516"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color w:val="auto"/>
          <w:lang w:val="en-CA"/>
        </w:rPr>
        <w:t xml:space="preserve">Note: Relay enters baseline mode at any instant of time, if the baseline data for a load bin is not available. </w:t>
      </w:r>
    </w:p>
    <w:p w14:paraId="5713F8DC" w14:textId="77777777" w:rsidR="00845D70" w:rsidRPr="00F45E2D" w:rsidRDefault="000630C8" w:rsidP="000630C8">
      <w:pPr>
        <w:pStyle w:val="Default"/>
        <w:jc w:val="both"/>
        <w:rPr>
          <w:rFonts w:ascii="GE Inspira" w:hAnsi="GE Inspira" w:cs="Times New Roman"/>
          <w:color w:val="auto"/>
          <w:lang w:val="en-CA"/>
        </w:rPr>
      </w:pPr>
      <w:r>
        <w:rPr>
          <w:rFonts w:ascii="GE Inspira" w:hAnsi="GE Inspira" w:cs="Times New Roman"/>
          <w:b/>
          <w:color w:val="auto"/>
          <w:lang w:val="en-CA"/>
        </w:rPr>
        <w:t>Step 9</w:t>
      </w:r>
      <w:r w:rsidRPr="00AC0BF4">
        <w:rPr>
          <w:rFonts w:ascii="GE Inspira" w:hAnsi="GE Inspira" w:cs="Times New Roman"/>
          <w:b/>
          <w:color w:val="auto"/>
          <w:lang w:val="en-CA"/>
        </w:rPr>
        <w:t>:</w:t>
      </w:r>
      <w:r>
        <w:rPr>
          <w:rFonts w:ascii="GE Inspira" w:hAnsi="GE Inspira" w:cs="Times New Roman"/>
          <w:b/>
          <w:color w:val="auto"/>
          <w:lang w:val="en-CA"/>
        </w:rPr>
        <w:t xml:space="preserve"> </w:t>
      </w:r>
      <w:r w:rsidRPr="00AC0BF4">
        <w:rPr>
          <w:rFonts w:ascii="GE Inspira" w:hAnsi="GE Inspira" w:cs="Times New Roman"/>
          <w:b/>
          <w:color w:val="auto"/>
          <w:lang w:val="en-CA"/>
        </w:rPr>
        <w:t xml:space="preserve"> </w:t>
      </w:r>
      <w:r>
        <w:rPr>
          <w:rFonts w:ascii="GE Inspira" w:hAnsi="GE Inspira" w:cs="Times New Roman"/>
          <w:color w:val="auto"/>
          <w:lang w:val="en-CA"/>
        </w:rPr>
        <w:t xml:space="preserve"> During </w:t>
      </w:r>
      <w:r w:rsidRPr="00F45E2D">
        <w:rPr>
          <w:rFonts w:ascii="GE Inspira" w:hAnsi="GE Inspira" w:cs="Times New Roman"/>
          <w:color w:val="auto"/>
          <w:lang w:val="en-CA"/>
        </w:rPr>
        <w:t xml:space="preserve">monitoring mode, the dB’s are computed every interval as per steps 6&amp;7. These dB levels and corresponding frequencies can be analyzed using FFT spectrum analyzer shown below in the </w:t>
      </w:r>
      <w:r w:rsidR="00845D70" w:rsidRPr="00F45E2D">
        <w:rPr>
          <w:rFonts w:ascii="GE Inspira" w:hAnsi="GE Inspira" w:cs="Times New Roman"/>
          <w:color w:val="7030A0"/>
          <w:lang w:val="en-CA"/>
        </w:rPr>
        <w:t xml:space="preserve">Path: </w:t>
      </w:r>
      <w:r w:rsidR="00845D70" w:rsidRPr="00F45E2D">
        <w:rPr>
          <w:rFonts w:ascii="GE Inspira" w:hAnsi="GE Inspira" w:cs="Times New Roman"/>
          <w:color w:val="00B0F0"/>
          <w:lang w:val="en-CA"/>
        </w:rPr>
        <w:t>Motor M&amp;</w:t>
      </w:r>
      <w:r w:rsidR="001F03CF" w:rsidRPr="00F45E2D">
        <w:rPr>
          <w:rFonts w:ascii="GE Inspira" w:hAnsi="GE Inspira" w:cs="Times New Roman"/>
          <w:color w:val="00B0F0"/>
          <w:lang w:val="en-CA"/>
        </w:rPr>
        <w:t>D\Records\ESA Record</w:t>
      </w:r>
      <w:r w:rsidR="00845D70" w:rsidRPr="00F45E2D">
        <w:rPr>
          <w:rFonts w:ascii="GE Inspira" w:hAnsi="GE Inspira" w:cs="Times New Roman"/>
          <w:color w:val="7030A0"/>
          <w:lang w:val="en-CA"/>
        </w:rPr>
        <w:t>.</w:t>
      </w:r>
      <w:r w:rsidR="00845D70" w:rsidRPr="00F45E2D">
        <w:rPr>
          <w:rFonts w:ascii="GE Inspira" w:hAnsi="GE Inspira" w:cs="Times New Roman"/>
          <w:color w:val="auto"/>
          <w:lang w:val="en-CA"/>
        </w:rPr>
        <w:t xml:space="preserve"> </w:t>
      </w:r>
      <w:r w:rsidRPr="00F45E2D">
        <w:rPr>
          <w:rFonts w:ascii="GE Inspira" w:hAnsi="GE Inspira" w:cs="Times New Roman"/>
          <w:color w:val="auto"/>
          <w:lang w:val="en-CA"/>
        </w:rPr>
        <w:t xml:space="preserve"> This spectrum tool works like comtrade</w:t>
      </w:r>
      <w:r>
        <w:rPr>
          <w:rFonts w:ascii="GE Inspira" w:hAnsi="GE Inspira" w:cs="Times New Roman"/>
          <w:color w:val="auto"/>
          <w:lang w:val="en-CA"/>
        </w:rPr>
        <w:t xml:space="preserve"> viewer available for viewing transient records (Path: Records\Transients\Transient Records) </w:t>
      </w:r>
      <w:r w:rsidR="00845D70" w:rsidRPr="00845D70">
        <w:rPr>
          <w:rFonts w:ascii="GE Inspira" w:hAnsi="GE Inspira" w:cs="Times New Roman"/>
          <w:color w:val="7030A0"/>
          <w:lang w:val="en-CA"/>
        </w:rPr>
        <w:t xml:space="preserve">with red, black and dark pink lines indicating fault frequencies of bearing, mechanical and stator faults </w:t>
      </w:r>
      <w:r w:rsidR="00845D70">
        <w:rPr>
          <w:rFonts w:ascii="GE Inspira" w:hAnsi="GE Inspira" w:cs="Times New Roman"/>
          <w:color w:val="auto"/>
          <w:lang w:val="en-CA"/>
        </w:rPr>
        <w:t xml:space="preserve">and its corresponding values below. </w:t>
      </w:r>
      <w:r w:rsidR="00F45E2D" w:rsidRPr="00F45E2D">
        <w:rPr>
          <w:rFonts w:ascii="GE Inspira" w:hAnsi="GE Inspira"/>
          <w:color w:val="4472C4"/>
          <w:highlight w:val="yellow"/>
        </w:rPr>
        <w:t>FFT waveform must be visualized as per I^2 FFT format in file</w:t>
      </w:r>
      <w:r w:rsidR="008C6123">
        <w:rPr>
          <w:rFonts w:ascii="GE Inspira" w:hAnsi="GE Inspira"/>
          <w:color w:val="4472C4"/>
          <w:highlight w:val="yellow"/>
        </w:rPr>
        <w:t xml:space="preserve"> including fault frequencies and magnitudes</w:t>
      </w:r>
      <w:r w:rsidR="00F45E2D" w:rsidRPr="00F45E2D">
        <w:rPr>
          <w:rFonts w:ascii="GE Inspira" w:hAnsi="GE Inspira"/>
          <w:color w:val="4472C4"/>
          <w:highlight w:val="yellow"/>
        </w:rPr>
        <w:t>.</w:t>
      </w:r>
    </w:p>
    <w:p w14:paraId="343EEEC8" w14:textId="22A4E19C" w:rsidR="000630C8" w:rsidRDefault="001F0BE3" w:rsidP="000630C8">
      <w:pPr>
        <w:pStyle w:val="Default"/>
        <w:jc w:val="both"/>
        <w:rPr>
          <w:rFonts w:ascii="GE Inspira" w:hAnsi="GE Inspira" w:cs="Times New Roman"/>
          <w:color w:val="auto"/>
          <w:lang w:val="en-CA"/>
        </w:rPr>
      </w:pPr>
      <w:r w:rsidRPr="00E7335D">
        <w:rPr>
          <w:noProof/>
        </w:rPr>
        <w:lastRenderedPageBreak/>
        <w:drawing>
          <wp:inline distT="0" distB="0" distL="0" distR="0" wp14:anchorId="3E74056E" wp14:editId="59837178">
            <wp:extent cx="5488305" cy="35604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8305" cy="3560445"/>
                    </a:xfrm>
                    <a:prstGeom prst="rect">
                      <a:avLst/>
                    </a:prstGeom>
                    <a:noFill/>
                    <a:ln>
                      <a:noFill/>
                    </a:ln>
                  </pic:spPr>
                </pic:pic>
              </a:graphicData>
            </a:graphic>
          </wp:inline>
        </w:drawing>
      </w:r>
    </w:p>
    <w:p w14:paraId="6D5B46D8" w14:textId="77777777" w:rsidR="000630C8" w:rsidRDefault="000630C8" w:rsidP="000630C8">
      <w:pPr>
        <w:pStyle w:val="Default"/>
        <w:jc w:val="both"/>
        <w:rPr>
          <w:rFonts w:ascii="GE Inspira" w:hAnsi="GE Inspira" w:cs="Times New Roman"/>
          <w:color w:val="auto"/>
          <w:lang w:val="en-CA"/>
        </w:rPr>
      </w:pPr>
    </w:p>
    <w:p w14:paraId="61B9C4A7" w14:textId="77777777" w:rsidR="00EB2F89" w:rsidRPr="00D52DB4" w:rsidRDefault="000630C8" w:rsidP="00EB2F89">
      <w:pPr>
        <w:pStyle w:val="Default"/>
        <w:jc w:val="both"/>
        <w:rPr>
          <w:rFonts w:ascii="GE Inspira" w:hAnsi="GE Inspira" w:cs="Times New Roman"/>
          <w:color w:val="4472C4"/>
          <w:lang w:val="en-CA"/>
        </w:rPr>
      </w:pPr>
      <w:r>
        <w:rPr>
          <w:rFonts w:ascii="GE Inspira" w:hAnsi="GE Inspira" w:cs="Times New Roman"/>
          <w:b/>
          <w:color w:val="auto"/>
          <w:lang w:val="en-CA"/>
        </w:rPr>
        <w:t xml:space="preserve">Note: </w:t>
      </w:r>
      <w:r>
        <w:rPr>
          <w:rFonts w:ascii="GE Inspira" w:hAnsi="GE Inspira" w:cs="Times New Roman"/>
          <w:color w:val="auto"/>
          <w:lang w:val="en-CA"/>
        </w:rPr>
        <w:t xml:space="preserve">To support event based monitoring, </w:t>
      </w:r>
      <w:r w:rsidRPr="007B4514">
        <w:rPr>
          <w:rFonts w:ascii="GE Inspira" w:hAnsi="GE Inspira" w:cs="Times New Roman"/>
          <w:strike/>
          <w:color w:val="538135"/>
          <w:lang w:val="en-CA"/>
        </w:rPr>
        <w:t>FFT files will be captured for every fault PKP and stored in memory for a maximum of 2 files for each fault and a maximum of 6 files overall. After a maximum of 2 files reached for each fault the files will be replaced in FIFO format in case if new files trigger.  All the files can be accessed from the path: Records\ESA Records in the same manner as transient records and filtered based on fault type</w:t>
      </w:r>
      <w:r w:rsidR="00191EAD" w:rsidRPr="007B4514">
        <w:rPr>
          <w:rFonts w:ascii="GE Inspira" w:hAnsi="GE Inspira" w:cs="Times New Roman"/>
          <w:color w:val="538135"/>
          <w:lang w:val="en-CA"/>
        </w:rPr>
        <w:t xml:space="preserve"> </w:t>
      </w:r>
      <w:r w:rsidR="00845D70" w:rsidRPr="007B4514">
        <w:rPr>
          <w:rFonts w:ascii="GE Inspira" w:hAnsi="GE Inspira" w:cs="Times New Roman"/>
          <w:color w:val="538135"/>
          <w:lang w:val="en-CA"/>
        </w:rPr>
        <w:t xml:space="preserve">an additional FFT file is captured and saved from </w:t>
      </w:r>
      <w:r w:rsidR="00845D70">
        <w:rPr>
          <w:rFonts w:ascii="GE Inspira" w:hAnsi="GE Inspira" w:cs="Times New Roman"/>
          <w:color w:val="538135"/>
          <w:lang w:val="en-CA"/>
        </w:rPr>
        <w:t>Motor M&amp;D\</w:t>
      </w:r>
      <w:r w:rsidR="00845D70" w:rsidRPr="007B4514">
        <w:rPr>
          <w:rFonts w:ascii="GE Inspira" w:hAnsi="GE Inspira" w:cs="Times New Roman"/>
          <w:color w:val="538135"/>
          <w:lang w:val="en-CA"/>
        </w:rPr>
        <w:t xml:space="preserve">Records\ESA Record (Last PKP). </w:t>
      </w:r>
      <w:r w:rsidR="00EB2F89" w:rsidRPr="007B4514">
        <w:rPr>
          <w:rFonts w:ascii="GE Inspira" w:hAnsi="GE Inspira" w:cs="Times New Roman"/>
          <w:color w:val="538135"/>
          <w:lang w:val="en-CA"/>
        </w:rPr>
        <w:t xml:space="preserve">This can be used to </w:t>
      </w:r>
      <w:r w:rsidR="00EB2F89" w:rsidRPr="00D52DB4">
        <w:rPr>
          <w:rFonts w:ascii="GE Inspira" w:hAnsi="GE Inspira" w:cs="Times New Roman"/>
          <w:color w:val="4472C4"/>
          <w:lang w:val="en-CA"/>
        </w:rPr>
        <w:t>analyze the dB values during event conditions.</w:t>
      </w:r>
    </w:p>
    <w:p w14:paraId="2EBA21FF"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b/>
          <w:color w:val="auto"/>
          <w:lang w:val="en-CA"/>
        </w:rPr>
        <w:t>Step 10</w:t>
      </w:r>
      <w:r w:rsidRPr="00AC0BF4">
        <w:rPr>
          <w:rFonts w:ascii="GE Inspira" w:hAnsi="GE Inspira" w:cs="Times New Roman"/>
          <w:b/>
          <w:color w:val="auto"/>
          <w:lang w:val="en-CA"/>
        </w:rPr>
        <w:t>:</w:t>
      </w:r>
      <w:r>
        <w:rPr>
          <w:rFonts w:ascii="GE Inspira" w:hAnsi="GE Inspira" w:cs="Times New Roman"/>
          <w:b/>
          <w:color w:val="auto"/>
          <w:lang w:val="en-CA"/>
        </w:rPr>
        <w:t xml:space="preserve"> </w:t>
      </w:r>
      <w:r>
        <w:rPr>
          <w:rFonts w:ascii="GE Inspira" w:hAnsi="GE Inspira" w:cs="Times New Roman"/>
          <w:color w:val="auto"/>
          <w:lang w:val="en-CA"/>
        </w:rPr>
        <w:t xml:space="preserve">Based on dB’s computed in steps 8 &amp; 9, Change in Peak magnitude and Energy dB’s are computed as the maximum difference in dB levels observed during baseline and monitoring modes at any of the fault frequencies. An example is given below indicative of how change in dB is computed at fault frequencies. </w:t>
      </w:r>
    </w:p>
    <w:p w14:paraId="35B6F99F" w14:textId="48AD1D4C" w:rsidR="000630C8" w:rsidRDefault="001F0BE3" w:rsidP="000630C8">
      <w:pPr>
        <w:pStyle w:val="Default"/>
        <w:jc w:val="both"/>
        <w:rPr>
          <w:rFonts w:ascii="GE Inspira" w:hAnsi="GE Inspira" w:cs="Times New Roman"/>
          <w:color w:val="auto"/>
          <w:lang w:val="en-CA"/>
        </w:rPr>
      </w:pPr>
      <w:r>
        <w:rPr>
          <w:rFonts w:ascii="GE Inspira" w:hAnsi="GE Inspira" w:cs="Times New Roman"/>
          <w:noProof/>
          <w:color w:val="auto"/>
          <w:lang w:val="en-CA"/>
        </w:rPr>
        <w:lastRenderedPageBreak/>
        <w:drawing>
          <wp:inline distT="0" distB="0" distL="0" distR="0" wp14:anchorId="0401332B" wp14:editId="1E29E7C4">
            <wp:extent cx="5476875" cy="322643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226435"/>
                    </a:xfrm>
                    <a:prstGeom prst="rect">
                      <a:avLst/>
                    </a:prstGeom>
                    <a:noFill/>
                    <a:ln>
                      <a:noFill/>
                    </a:ln>
                  </pic:spPr>
                </pic:pic>
              </a:graphicData>
            </a:graphic>
          </wp:inline>
        </w:drawing>
      </w:r>
      <w:r w:rsidR="000630C8">
        <w:rPr>
          <w:rFonts w:ascii="GE Inspira" w:hAnsi="GE Inspira" w:cs="Times New Roman"/>
          <w:color w:val="auto"/>
          <w:lang w:val="en-CA"/>
        </w:rPr>
        <w:t xml:space="preserve"> </w:t>
      </w:r>
      <w:r w:rsidR="000630C8">
        <w:rPr>
          <w:rFonts w:ascii="GE Inspira" w:hAnsi="GE Inspira" w:cs="Times New Roman"/>
          <w:b/>
          <w:color w:val="auto"/>
          <w:lang w:val="en-CA"/>
        </w:rPr>
        <w:t xml:space="preserve"> </w:t>
      </w:r>
      <w:r w:rsidR="000630C8" w:rsidRPr="00AC0BF4">
        <w:rPr>
          <w:rFonts w:ascii="GE Inspira" w:hAnsi="GE Inspira" w:cs="Times New Roman"/>
          <w:b/>
          <w:color w:val="auto"/>
          <w:lang w:val="en-CA"/>
        </w:rPr>
        <w:t xml:space="preserve"> </w:t>
      </w:r>
      <w:r w:rsidR="000630C8">
        <w:rPr>
          <w:rFonts w:ascii="GE Inspira" w:hAnsi="GE Inspira" w:cs="Times New Roman"/>
          <w:color w:val="auto"/>
          <w:lang w:val="en-CA"/>
        </w:rPr>
        <w:t xml:space="preserve"> </w:t>
      </w:r>
    </w:p>
    <w:p w14:paraId="47931543"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b/>
          <w:color w:val="auto"/>
          <w:lang w:val="en-CA"/>
        </w:rPr>
        <w:t>Step 11</w:t>
      </w:r>
      <w:r w:rsidRPr="00AC0BF4">
        <w:rPr>
          <w:rFonts w:ascii="GE Inspira" w:hAnsi="GE Inspira" w:cs="Times New Roman"/>
          <w:b/>
          <w:color w:val="auto"/>
          <w:lang w:val="en-CA"/>
        </w:rPr>
        <w:t>:</w:t>
      </w:r>
      <w:r>
        <w:rPr>
          <w:rFonts w:ascii="GE Inspira" w:hAnsi="GE Inspira" w:cs="Times New Roman"/>
          <w:b/>
          <w:color w:val="auto"/>
          <w:lang w:val="en-CA"/>
        </w:rPr>
        <w:t xml:space="preserve"> </w:t>
      </w:r>
      <w:r>
        <w:rPr>
          <w:rFonts w:ascii="GE Inspira" w:hAnsi="GE Inspira" w:cs="Times New Roman"/>
          <w:color w:val="auto"/>
          <w:lang w:val="en-CA"/>
        </w:rPr>
        <w:t>If the change in dB of peak or energy magnitude is greater than pick up levels configured in ESA set points then corresponding fault element will be triggered after the delay configured and if the level sustains.</w:t>
      </w:r>
    </w:p>
    <w:p w14:paraId="70A396A2" w14:textId="77777777" w:rsidR="000630C8" w:rsidRDefault="000630C8" w:rsidP="000630C8">
      <w:pPr>
        <w:pStyle w:val="Default"/>
        <w:jc w:val="both"/>
        <w:rPr>
          <w:rFonts w:ascii="GE Inspira" w:hAnsi="GE Inspira" w:cs="Times New Roman"/>
          <w:color w:val="auto"/>
          <w:lang w:val="en-CA"/>
        </w:rPr>
      </w:pPr>
      <w:r>
        <w:rPr>
          <w:rFonts w:ascii="GE Inspira" w:hAnsi="GE Inspira" w:cs="Times New Roman"/>
          <w:b/>
          <w:color w:val="auto"/>
          <w:lang w:val="en-CA"/>
        </w:rPr>
        <w:t>Step 12</w:t>
      </w:r>
      <w:r w:rsidRPr="00AC0BF4">
        <w:rPr>
          <w:rFonts w:ascii="GE Inspira" w:hAnsi="GE Inspira" w:cs="Times New Roman"/>
          <w:b/>
          <w:color w:val="auto"/>
          <w:lang w:val="en-CA"/>
        </w:rPr>
        <w:t>:</w:t>
      </w:r>
      <w:r>
        <w:rPr>
          <w:rFonts w:ascii="GE Inspira" w:hAnsi="GE Inspira" w:cs="Times New Roman"/>
          <w:b/>
          <w:color w:val="auto"/>
          <w:lang w:val="en-CA"/>
        </w:rPr>
        <w:t xml:space="preserve"> </w:t>
      </w:r>
      <w:r>
        <w:rPr>
          <w:rFonts w:ascii="GE Inspira" w:hAnsi="GE Inspira" w:cs="Times New Roman"/>
          <w:color w:val="auto"/>
          <w:lang w:val="en-CA"/>
        </w:rPr>
        <w:t>The dB’s can be visualized in the form of circle</w:t>
      </w:r>
      <w:ins w:id="0" w:author="Pamulaparthi, Balakrishna (GE Energy Connections)" w:date="2017-05-25T12:34:00Z">
        <w:r w:rsidR="00D87C52">
          <w:rPr>
            <w:rFonts w:ascii="GE Inspira" w:hAnsi="GE Inspira" w:cs="Times New Roman"/>
            <w:color w:val="auto"/>
            <w:lang w:val="en-CA"/>
          </w:rPr>
          <w:t xml:space="preserve"> </w:t>
        </w:r>
      </w:ins>
      <w:r w:rsidR="00D87C52" w:rsidRPr="001F03CF">
        <w:rPr>
          <w:rFonts w:ascii="GE Inspira" w:hAnsi="GE Inspira" w:cs="Times New Roman"/>
          <w:color w:val="00B0F0"/>
          <w:lang w:val="en-CA"/>
        </w:rPr>
        <w:t>under path Motor M&amp;D\</w:t>
      </w:r>
      <w:r w:rsidR="00735D0D">
        <w:rPr>
          <w:rFonts w:ascii="GE Inspira" w:hAnsi="GE Inspira" w:cs="Times New Roman"/>
          <w:color w:val="00B0F0"/>
          <w:lang w:val="en-CA"/>
        </w:rPr>
        <w:t>ESA</w:t>
      </w:r>
      <w:r w:rsidR="00D87C52" w:rsidRPr="001F03CF">
        <w:rPr>
          <w:rFonts w:ascii="GE Inspira" w:hAnsi="GE Inspira" w:cs="Times New Roman"/>
          <w:color w:val="00B0F0"/>
          <w:lang w:val="en-CA"/>
        </w:rPr>
        <w:t xml:space="preserve"> Circle</w:t>
      </w:r>
      <w:r>
        <w:rPr>
          <w:rFonts w:ascii="GE Inspira" w:hAnsi="GE Inspira" w:cs="Times New Roman"/>
          <w:color w:val="auto"/>
          <w:lang w:val="en-CA"/>
        </w:rPr>
        <w:t xml:space="preserve"> to know the motor status (normal, caution or alarm) as represented below,</w:t>
      </w:r>
    </w:p>
    <w:p w14:paraId="4ED6C940" w14:textId="4B33CAD1" w:rsidR="000630C8" w:rsidRPr="00230ABD" w:rsidRDefault="001F0BE3" w:rsidP="000630C8">
      <w:pPr>
        <w:pStyle w:val="Default"/>
        <w:jc w:val="both"/>
        <w:rPr>
          <w:rFonts w:ascii="GE Inspira" w:hAnsi="GE Inspira" w:cs="Times New Roman"/>
          <w:color w:val="auto"/>
          <w:lang w:val="en-CA"/>
        </w:rPr>
      </w:pPr>
      <w:r w:rsidRPr="00902776">
        <w:rPr>
          <w:noProof/>
        </w:rPr>
        <w:lastRenderedPageBreak/>
        <w:drawing>
          <wp:inline distT="0" distB="0" distL="0" distR="0" wp14:anchorId="3D14A2CE" wp14:editId="2BAA9C1D">
            <wp:extent cx="5215890" cy="36195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5890" cy="3619500"/>
                    </a:xfrm>
                    <a:prstGeom prst="rect">
                      <a:avLst/>
                    </a:prstGeom>
                    <a:noFill/>
                    <a:ln>
                      <a:noFill/>
                    </a:ln>
                  </pic:spPr>
                </pic:pic>
              </a:graphicData>
            </a:graphic>
          </wp:inline>
        </w:drawing>
      </w:r>
    </w:p>
    <w:p w14:paraId="20F37498" w14:textId="77777777" w:rsidR="000630C8" w:rsidRDefault="000630C8" w:rsidP="000630C8">
      <w:pPr>
        <w:numPr>
          <w:ilvl w:val="0"/>
          <w:numId w:val="21"/>
        </w:numPr>
        <w:jc w:val="both"/>
      </w:pPr>
      <w:r>
        <w:t xml:space="preserve">Circle is drawn with 3 dB’s taken into consideration – baseline dB corresponding to ‘k’ value where maximum change in dB is observed, PKP level 1 dB setting and PKP level 2 dB setting as the radius of circles corresponding to baseline, caution and alarm zones. </w:t>
      </w:r>
      <w:r w:rsidR="00EB2F89" w:rsidRPr="00D52DB4">
        <w:rPr>
          <w:color w:val="4472C4"/>
        </w:rPr>
        <w:t>(‘k’ is harmonic factor).</w:t>
      </w:r>
    </w:p>
    <w:p w14:paraId="36CCA49D" w14:textId="77777777" w:rsidR="000630C8" w:rsidRDefault="000630C8" w:rsidP="000630C8">
      <w:pPr>
        <w:numPr>
          <w:ilvl w:val="0"/>
          <w:numId w:val="21"/>
        </w:numPr>
        <w:jc w:val="both"/>
      </w:pPr>
      <w:r>
        <w:t xml:space="preserve">Entire circle is divided into 12 equal sections covering 30 degrees of circumference corresponding to each load bin. Load bin 1 is started at 0 degree and ended with load bin 12 at 360 degree point in anti-clockwise direction.  </w:t>
      </w:r>
    </w:p>
    <w:p w14:paraId="63D3FA1E" w14:textId="77777777" w:rsidR="000630C8" w:rsidRDefault="000630C8" w:rsidP="000630C8">
      <w:pPr>
        <w:numPr>
          <w:ilvl w:val="0"/>
          <w:numId w:val="21"/>
        </w:numPr>
        <w:jc w:val="both"/>
      </w:pPr>
      <w:r>
        <w:t xml:space="preserve">Latest or last computed max change in dB at specific ‘k’ is represented as ‘dot’ in current operating load bin and as a trend in future releases w.r.t time in case of historical data availability. dB data represented in circle will correspond to maximum change in dB from baseline dB at specific ‘k’ value of formula (k = 1,2,3) related to fault. </w:t>
      </w:r>
      <w:r w:rsidR="00EB2F89" w:rsidRPr="00D52DB4">
        <w:rPr>
          <w:color w:val="4472C4"/>
        </w:rPr>
        <w:t>(‘k’ is harmonic factor).</w:t>
      </w:r>
    </w:p>
    <w:p w14:paraId="562F3DFE" w14:textId="77777777" w:rsidR="00845D70" w:rsidRPr="00845D70" w:rsidRDefault="00D87C52">
      <w:pPr>
        <w:jc w:val="both"/>
        <w:rPr>
          <w:color w:val="7030A0"/>
        </w:rPr>
        <w:pPrChange w:id="1" w:author="Pamulaparthi, Balakrishna (GE Energy Connections)" w:date="2017-05-25T12:36:00Z">
          <w:pPr>
            <w:numPr>
              <w:numId w:val="21"/>
            </w:numPr>
            <w:ind w:left="720" w:hanging="360"/>
            <w:jc w:val="both"/>
          </w:pPr>
        </w:pPrChange>
      </w:pPr>
      <w:ins w:id="2" w:author="Pamulaparthi, Balakrishna (GE Energy Connections)" w:date="2017-05-25T12:36:00Z">
        <w:r>
          <w:rPr>
            <w:color w:val="7030A0"/>
          </w:rPr>
          <w:t xml:space="preserve">Note: </w:t>
        </w:r>
      </w:ins>
      <w:r w:rsidR="00845D70" w:rsidRPr="00845D70">
        <w:rPr>
          <w:color w:val="7030A0"/>
        </w:rPr>
        <w:t xml:space="preserve">In case where baseline mode is disabled or baseline data is not available, user can configure bearing, mechanical and stator function elements to operate based on peak magnitude (and energy) dB’s. In such case PKP 1 and PKP 2 settings should be configured to correspond to magnitude level (i.e. an example of 75 dB and 65 dB for PKP 1 and PKP 2 settings). However, in this case circle will not plot any data. </w:t>
      </w:r>
    </w:p>
    <w:p w14:paraId="6D6A2518" w14:textId="77777777" w:rsidR="00845D70" w:rsidRPr="00845D70" w:rsidRDefault="00845D70" w:rsidP="00845D70">
      <w:pPr>
        <w:jc w:val="both"/>
        <w:rPr>
          <w:color w:val="7030A0"/>
        </w:rPr>
      </w:pPr>
      <w:r w:rsidRPr="00845D70">
        <w:rPr>
          <w:b/>
          <w:color w:val="7030A0"/>
        </w:rPr>
        <w:t xml:space="preserve">Step 13: </w:t>
      </w:r>
      <w:r w:rsidRPr="00845D70">
        <w:rPr>
          <w:color w:val="7030A0"/>
        </w:rPr>
        <w:t xml:space="preserve">Motor M&amp;D data will be stored as a short-term historical log with a maximum of 4800 records with data logged at every 15-minute interval and during every intermediate PKP when the motor is in monitoring mode. </w:t>
      </w:r>
    </w:p>
    <w:p w14:paraId="1C1DF22C" w14:textId="77777777" w:rsidR="00845D70" w:rsidRPr="00845D70" w:rsidRDefault="00845D70" w:rsidP="00845D70">
      <w:pPr>
        <w:numPr>
          <w:ilvl w:val="0"/>
          <w:numId w:val="39"/>
        </w:numPr>
        <w:jc w:val="both"/>
        <w:rPr>
          <w:color w:val="7030A0"/>
        </w:rPr>
      </w:pPr>
      <w:r w:rsidRPr="00845D70">
        <w:rPr>
          <w:color w:val="7030A0"/>
        </w:rPr>
        <w:lastRenderedPageBreak/>
        <w:t>This file will be stored in local PC folder where Enervista is installed @ C:\Users\Public\Documents\GE Power Management\8SeriesPC\OnLineDevice Files\(Device Name in EnerVista). Format of file name is: log_ESA(Date_timestamp).txt, example: log_ESA20170511_162126.txt</w:t>
      </w:r>
    </w:p>
    <w:p w14:paraId="43E03D8D" w14:textId="77777777" w:rsidR="00845D70" w:rsidRPr="00845D70" w:rsidRDefault="00845D70" w:rsidP="00845D70">
      <w:pPr>
        <w:numPr>
          <w:ilvl w:val="0"/>
          <w:numId w:val="39"/>
        </w:numPr>
        <w:jc w:val="both"/>
        <w:rPr>
          <w:color w:val="7030A0"/>
        </w:rPr>
      </w:pPr>
      <w:r w:rsidRPr="00845D70">
        <w:rPr>
          <w:color w:val="7030A0"/>
        </w:rPr>
        <w:t xml:space="preserve">This file can be fetched and viewed by using Enervista software in LDR (Learned Data Record) format under the section Motor M&amp;D\Records\Historical log as shown below in the screenshot. Details of learned data record view can be found in GE 869 manual under the section Records\Motor Learned Data. </w:t>
      </w:r>
    </w:p>
    <w:p w14:paraId="0CA63393" w14:textId="77777777" w:rsidR="00845D70" w:rsidRPr="00845D70" w:rsidRDefault="00845D70" w:rsidP="00845D70">
      <w:pPr>
        <w:numPr>
          <w:ilvl w:val="0"/>
          <w:numId w:val="39"/>
        </w:numPr>
        <w:jc w:val="both"/>
        <w:rPr>
          <w:color w:val="7030A0"/>
        </w:rPr>
      </w:pPr>
      <w:r w:rsidRPr="00845D70">
        <w:rPr>
          <w:color w:val="7030A0"/>
        </w:rPr>
        <w:t>Additionally, the file can be converted to .csv format and opened using Microsoft excel for analysis purpose/trending of any parameter(s). To properly align data as rows/columns in excel format, open the file and delete cell A1 and select shift cells left to properly.</w:t>
      </w:r>
    </w:p>
    <w:p w14:paraId="5F1550B6" w14:textId="72F0EC4D" w:rsidR="00845D70" w:rsidRPr="00845D70" w:rsidRDefault="001F0BE3" w:rsidP="00845D70">
      <w:pPr>
        <w:ind w:left="720"/>
        <w:jc w:val="both"/>
        <w:rPr>
          <w:color w:val="7030A0"/>
        </w:rPr>
      </w:pPr>
      <w:r w:rsidRPr="00845D70">
        <w:rPr>
          <w:noProof/>
          <w:color w:val="7030A0"/>
        </w:rPr>
        <w:drawing>
          <wp:inline distT="0" distB="0" distL="0" distR="0" wp14:anchorId="5BB69CCA" wp14:editId="18AAFE77">
            <wp:extent cx="5907405" cy="38258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07405" cy="3825875"/>
                    </a:xfrm>
                    <a:prstGeom prst="rect">
                      <a:avLst/>
                    </a:prstGeom>
                    <a:noFill/>
                    <a:ln>
                      <a:noFill/>
                    </a:ln>
                  </pic:spPr>
                </pic:pic>
              </a:graphicData>
            </a:graphic>
          </wp:inline>
        </w:drawing>
      </w:r>
    </w:p>
    <w:p w14:paraId="4FC64CCE" w14:textId="77777777" w:rsidR="000630C8" w:rsidRDefault="000630C8" w:rsidP="000630C8">
      <w:pPr>
        <w:spacing w:after="0"/>
        <w:rPr>
          <w:b/>
        </w:rPr>
      </w:pPr>
    </w:p>
    <w:p w14:paraId="057D49E4" w14:textId="77777777" w:rsidR="000630C8" w:rsidRDefault="000630C8" w:rsidP="000630C8">
      <w:pPr>
        <w:spacing w:after="0"/>
      </w:pPr>
      <w:r>
        <w:rPr>
          <w:b/>
        </w:rPr>
        <w:t xml:space="preserve">ESA application for Rolling Element </w:t>
      </w:r>
      <w:r w:rsidRPr="00FC1C2D">
        <w:rPr>
          <w:b/>
        </w:rPr>
        <w:t>Bearing Fault Detection</w:t>
      </w:r>
      <w:r>
        <w:t>:</w:t>
      </w:r>
    </w:p>
    <w:p w14:paraId="32885525" w14:textId="77777777" w:rsidR="000630C8" w:rsidRDefault="000630C8" w:rsidP="000630C8">
      <w:pPr>
        <w:autoSpaceDE w:val="0"/>
        <w:autoSpaceDN w:val="0"/>
        <w:adjustRightInd w:val="0"/>
        <w:spacing w:after="0"/>
        <w:jc w:val="both"/>
      </w:pPr>
      <w:r w:rsidRPr="00FC1C2D">
        <w:t>The faults occurs in motor bearing is generally due to the excessive load, rise of tempera</w:t>
      </w:r>
      <w:r>
        <w:t>ture inside the bearing, use of bad lubricant and so on</w:t>
      </w:r>
      <w:r w:rsidRPr="00FC1C2D">
        <w:t>. The bearing consists of mainly of the outer race and inn</w:t>
      </w:r>
      <w:r>
        <w:t xml:space="preserve">er race way, the balls and cage </w:t>
      </w:r>
      <w:r w:rsidRPr="00FC1C2D">
        <w:t>which assures equidistance between the balls. The different faults that may occur in bear</w:t>
      </w:r>
      <w:r>
        <w:t>ing can be indicated as a single parameter based on any affected component as shown in figure 1</w:t>
      </w:r>
      <w:r w:rsidRPr="00FC1C2D">
        <w:t>:</w:t>
      </w:r>
    </w:p>
    <w:p w14:paraId="33373174" w14:textId="77777777" w:rsidR="000630C8" w:rsidRPr="00FC1C2D" w:rsidRDefault="000630C8" w:rsidP="000630C8">
      <w:pPr>
        <w:autoSpaceDE w:val="0"/>
        <w:autoSpaceDN w:val="0"/>
        <w:adjustRightInd w:val="0"/>
        <w:spacing w:after="0"/>
        <w:jc w:val="both"/>
      </w:pPr>
    </w:p>
    <w:p w14:paraId="6770EDC7" w14:textId="77777777" w:rsidR="000630C8" w:rsidRPr="00FC1C2D" w:rsidRDefault="000630C8" w:rsidP="000630C8">
      <w:pPr>
        <w:numPr>
          <w:ilvl w:val="0"/>
          <w:numId w:val="3"/>
        </w:numPr>
        <w:autoSpaceDE w:val="0"/>
        <w:autoSpaceDN w:val="0"/>
        <w:adjustRightInd w:val="0"/>
        <w:spacing w:after="0"/>
      </w:pPr>
      <w:r w:rsidRPr="00FC1C2D">
        <w:lastRenderedPageBreak/>
        <w:t>Outer raceway defect</w:t>
      </w:r>
    </w:p>
    <w:p w14:paraId="725EE5CC" w14:textId="77777777" w:rsidR="000630C8" w:rsidRPr="00FC1C2D" w:rsidRDefault="000630C8" w:rsidP="000630C8">
      <w:pPr>
        <w:numPr>
          <w:ilvl w:val="0"/>
          <w:numId w:val="3"/>
        </w:numPr>
        <w:autoSpaceDE w:val="0"/>
        <w:autoSpaceDN w:val="0"/>
        <w:adjustRightInd w:val="0"/>
        <w:spacing w:after="0"/>
      </w:pPr>
      <w:r w:rsidRPr="00FC1C2D">
        <w:t>Inner raceway defect</w:t>
      </w:r>
    </w:p>
    <w:p w14:paraId="3DA2C2A3" w14:textId="77777777" w:rsidR="000630C8" w:rsidRDefault="000630C8" w:rsidP="000630C8">
      <w:pPr>
        <w:numPr>
          <w:ilvl w:val="0"/>
          <w:numId w:val="3"/>
        </w:numPr>
        <w:spacing w:after="0"/>
      </w:pPr>
      <w:r w:rsidRPr="00FC1C2D">
        <w:t>Ball defect</w:t>
      </w:r>
    </w:p>
    <w:p w14:paraId="2811C70D" w14:textId="77777777" w:rsidR="000630C8" w:rsidRDefault="000630C8" w:rsidP="000630C8">
      <w:pPr>
        <w:spacing w:after="0"/>
      </w:pPr>
    </w:p>
    <w:p w14:paraId="4D0DFD69" w14:textId="1BA3194D" w:rsidR="000630C8" w:rsidRDefault="001F0BE3" w:rsidP="000630C8">
      <w:pPr>
        <w:spacing w:after="0"/>
        <w:jc w:val="center"/>
      </w:pPr>
      <w:r w:rsidRPr="00FC1C2D">
        <w:rPr>
          <w:noProof/>
        </w:rPr>
        <w:drawing>
          <wp:inline distT="0" distB="0" distL="0" distR="0" wp14:anchorId="07A9D710" wp14:editId="30006EB0">
            <wp:extent cx="3876675"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066925"/>
                    </a:xfrm>
                    <a:prstGeom prst="rect">
                      <a:avLst/>
                    </a:prstGeom>
                    <a:noFill/>
                    <a:ln>
                      <a:noFill/>
                    </a:ln>
                  </pic:spPr>
                </pic:pic>
              </a:graphicData>
            </a:graphic>
          </wp:inline>
        </w:drawing>
      </w:r>
    </w:p>
    <w:p w14:paraId="2CBF8E1F" w14:textId="77777777" w:rsidR="000630C8" w:rsidRDefault="000630C8" w:rsidP="000630C8">
      <w:pPr>
        <w:spacing w:after="0"/>
        <w:jc w:val="center"/>
      </w:pPr>
      <w:r>
        <w:t>Figure 1: Ball bearing details</w:t>
      </w:r>
    </w:p>
    <w:p w14:paraId="4BBC0118" w14:textId="77777777" w:rsidR="000630C8" w:rsidRDefault="000630C8" w:rsidP="000630C8">
      <w:pPr>
        <w:spacing w:after="0"/>
      </w:pPr>
    </w:p>
    <w:p w14:paraId="0682DAA7" w14:textId="77777777" w:rsidR="000630C8" w:rsidRDefault="000630C8" w:rsidP="000630C8">
      <w:pPr>
        <w:spacing w:after="0"/>
        <w:rPr>
          <w:szCs w:val="17"/>
        </w:rPr>
      </w:pPr>
      <w:r>
        <w:rPr>
          <w:rFonts w:cs="Arial"/>
          <w:szCs w:val="17"/>
        </w:rPr>
        <w:t xml:space="preserve">This </w:t>
      </w:r>
      <w:r>
        <w:t>Bearing Flt</w:t>
      </w:r>
      <w:r w:rsidRPr="00184CC5">
        <w:t xml:space="preserve"> </w:t>
      </w:r>
      <w:r>
        <w:rPr>
          <w:rFonts w:cs="Arial"/>
          <w:szCs w:val="17"/>
        </w:rPr>
        <w:t xml:space="preserve">element uses FFT computation on </w:t>
      </w:r>
      <w:r w:rsidR="001373BA" w:rsidRPr="00D52DB4">
        <w:rPr>
          <w:rFonts w:cs="Arial"/>
          <w:color w:val="4472C4"/>
          <w:szCs w:val="17"/>
        </w:rPr>
        <w:t>current square</w:t>
      </w:r>
      <w:r w:rsidR="001373BA">
        <w:rPr>
          <w:rFonts w:cs="Arial"/>
          <w:szCs w:val="17"/>
        </w:rPr>
        <w:t xml:space="preserve"> </w:t>
      </w:r>
      <w:r>
        <w:rPr>
          <w:rFonts w:cs="Arial"/>
          <w:szCs w:val="17"/>
        </w:rPr>
        <w:t>signal to detect bearing failure of electrical machine. The operating condition can be defined as</w:t>
      </w:r>
      <w:r>
        <w:rPr>
          <w:szCs w:val="17"/>
        </w:rPr>
        <w:t xml:space="preserve">: </w:t>
      </w:r>
    </w:p>
    <w:p w14:paraId="650ADF7B" w14:textId="77777777" w:rsidR="000630C8" w:rsidRDefault="000630C8" w:rsidP="000630C8">
      <w:pPr>
        <w:spacing w:after="0"/>
        <w:jc w:val="center"/>
        <w:rPr>
          <w:rFonts w:cs="Arial"/>
          <w:szCs w:val="17"/>
        </w:rPr>
      </w:pPr>
    </w:p>
    <w:p w14:paraId="6D2C4EF8" w14:textId="77777777" w:rsidR="000630C8" w:rsidRPr="00726D0D" w:rsidRDefault="000630C8" w:rsidP="000630C8">
      <w:pPr>
        <w:spacing w:line="360" w:lineRule="auto"/>
      </w:pPr>
      <w:r>
        <w:t>Computing</w:t>
      </w:r>
      <w:r w:rsidRPr="00726D0D">
        <w:t xml:space="preserve"> vibration frequency related to bearing damage using equation (</w:t>
      </w:r>
      <w:r>
        <w:t>1</w:t>
      </w:r>
      <w:r w:rsidRPr="00726D0D">
        <w:t xml:space="preserve">). </w:t>
      </w:r>
    </w:p>
    <w:p w14:paraId="57DE5F67" w14:textId="77777777" w:rsidR="000630C8" w:rsidRDefault="000630C8" w:rsidP="000630C8">
      <w:pPr>
        <w:spacing w:line="360" w:lineRule="auto"/>
      </w:pPr>
      <w:r w:rsidRPr="00726D0D">
        <w:tab/>
      </w:r>
      <w:r w:rsidRPr="00726D0D">
        <w:rPr>
          <w:position w:val="-100"/>
        </w:rPr>
        <w:object w:dxaOrig="3780" w:dyaOrig="2120" w14:anchorId="19AC46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2pt;height:106.3pt" o:ole="">
            <v:imagedata r:id="rId14" o:title=""/>
          </v:shape>
          <o:OLEObject Type="Embed" ProgID="Equation.3" ShapeID="_x0000_i1025" DrawAspect="Content" ObjectID="_1766214018" r:id="rId15"/>
        </w:object>
      </w:r>
      <w:r>
        <w:t xml:space="preserve">                        (1)</w:t>
      </w:r>
    </w:p>
    <w:p w14:paraId="08FECE0F" w14:textId="77777777" w:rsidR="00CC477D" w:rsidRPr="00A531DA" w:rsidRDefault="00CC477D" w:rsidP="00CC477D">
      <w:pPr>
        <w:jc w:val="both"/>
        <w:rPr>
          <w:color w:val="538135"/>
        </w:rPr>
      </w:pPr>
      <w:r w:rsidRPr="00A531DA">
        <w:rPr>
          <w:color w:val="538135"/>
        </w:rPr>
        <w:t>where</w:t>
      </w:r>
    </w:p>
    <w:p w14:paraId="3233CE8C" w14:textId="77777777" w:rsidR="00CC477D" w:rsidRPr="00A531DA" w:rsidRDefault="00CC477D" w:rsidP="00CC477D">
      <w:pPr>
        <w:jc w:val="both"/>
        <w:rPr>
          <w:color w:val="538135"/>
        </w:rPr>
      </w:pPr>
      <w:r w:rsidRPr="00A531DA">
        <w:rPr>
          <w:color w:val="538135"/>
        </w:rPr>
        <w:t>Nb</w:t>
      </w:r>
      <w:r w:rsidR="004247A7" w:rsidRPr="00A531DA">
        <w:rPr>
          <w:color w:val="538135"/>
        </w:rPr>
        <w:t xml:space="preserve"> is n</w:t>
      </w:r>
      <w:r w:rsidRPr="00A531DA">
        <w:rPr>
          <w:color w:val="538135"/>
        </w:rPr>
        <w:t>o</w:t>
      </w:r>
      <w:r w:rsidR="004247A7" w:rsidRPr="00A531DA">
        <w:rPr>
          <w:color w:val="538135"/>
        </w:rPr>
        <w:t>.</w:t>
      </w:r>
      <w:r w:rsidRPr="00A531DA">
        <w:rPr>
          <w:color w:val="538135"/>
        </w:rPr>
        <w:t xml:space="preserve"> of </w:t>
      </w:r>
      <w:r w:rsidR="0048500C" w:rsidRPr="00A531DA">
        <w:rPr>
          <w:color w:val="538135"/>
        </w:rPr>
        <w:t>r</w:t>
      </w:r>
      <w:r w:rsidRPr="00A531DA">
        <w:rPr>
          <w:color w:val="538135"/>
        </w:rPr>
        <w:t xml:space="preserve">olling </w:t>
      </w:r>
      <w:r w:rsidR="0048500C" w:rsidRPr="00A531DA">
        <w:rPr>
          <w:color w:val="538135"/>
        </w:rPr>
        <w:t>e</w:t>
      </w:r>
      <w:r w:rsidRPr="00A531DA">
        <w:rPr>
          <w:color w:val="538135"/>
        </w:rPr>
        <w:t>lements</w:t>
      </w:r>
      <w:r w:rsidR="0048500C" w:rsidRPr="00A531DA">
        <w:rPr>
          <w:color w:val="538135"/>
        </w:rPr>
        <w:t>, see setpoint ‘No of Rolling Elements’ for more details</w:t>
      </w:r>
      <w:r w:rsidRPr="00A531DA">
        <w:rPr>
          <w:color w:val="538135"/>
        </w:rPr>
        <w:t xml:space="preserve"> </w:t>
      </w:r>
    </w:p>
    <w:p w14:paraId="08879413" w14:textId="77777777" w:rsidR="00CC477D" w:rsidRPr="00A531DA" w:rsidRDefault="00CC477D" w:rsidP="00CC477D">
      <w:pPr>
        <w:jc w:val="both"/>
        <w:rPr>
          <w:color w:val="538135"/>
        </w:rPr>
      </w:pPr>
      <w:r w:rsidRPr="00A531DA">
        <w:rPr>
          <w:color w:val="538135"/>
        </w:rPr>
        <w:t>Dc</w:t>
      </w:r>
      <w:r w:rsidR="004247A7" w:rsidRPr="00A531DA">
        <w:rPr>
          <w:color w:val="538135"/>
        </w:rPr>
        <w:t xml:space="preserve"> is c</w:t>
      </w:r>
      <w:r w:rsidRPr="00A531DA">
        <w:rPr>
          <w:color w:val="538135"/>
        </w:rPr>
        <w:t>age diameter</w:t>
      </w:r>
      <w:r w:rsidR="0048500C" w:rsidRPr="00A531DA">
        <w:rPr>
          <w:color w:val="538135"/>
        </w:rPr>
        <w:t>, see setpoint ‘Cage Diameter’ for more details</w:t>
      </w:r>
    </w:p>
    <w:p w14:paraId="54484DC1" w14:textId="77777777" w:rsidR="00CC477D" w:rsidRPr="00A531DA" w:rsidRDefault="00CC477D" w:rsidP="00E8153B">
      <w:pPr>
        <w:ind w:left="1440" w:hanging="1440"/>
        <w:jc w:val="both"/>
        <w:rPr>
          <w:color w:val="538135"/>
        </w:rPr>
      </w:pPr>
      <w:r w:rsidRPr="00A531DA">
        <w:rPr>
          <w:color w:val="538135"/>
        </w:rPr>
        <w:t>Db</w:t>
      </w:r>
      <w:r w:rsidR="004247A7" w:rsidRPr="00A531DA">
        <w:rPr>
          <w:color w:val="538135"/>
        </w:rPr>
        <w:t xml:space="preserve"> is r</w:t>
      </w:r>
      <w:r w:rsidR="0048500C" w:rsidRPr="00A531DA">
        <w:rPr>
          <w:color w:val="538135"/>
        </w:rPr>
        <w:t>olling ball d</w:t>
      </w:r>
      <w:r w:rsidRPr="00A531DA">
        <w:rPr>
          <w:color w:val="538135"/>
        </w:rPr>
        <w:t>iameter</w:t>
      </w:r>
      <w:r w:rsidR="0048500C" w:rsidRPr="00A531DA">
        <w:rPr>
          <w:color w:val="538135"/>
        </w:rPr>
        <w:t>, see setpoint ‘Rolling Element Ball Diameter’ for more details</w:t>
      </w:r>
    </w:p>
    <w:p w14:paraId="74DBCF6F" w14:textId="77777777" w:rsidR="000630C8" w:rsidRPr="00A531DA" w:rsidRDefault="000630C8" w:rsidP="000630C8">
      <w:pPr>
        <w:spacing w:line="360" w:lineRule="auto"/>
      </w:pPr>
      <w:r w:rsidRPr="00A531DA">
        <w:t xml:space="preserve">Computing stator current frequency related to bearing damage using equation (2). </w:t>
      </w:r>
    </w:p>
    <w:p w14:paraId="2FB1CBDD" w14:textId="77777777" w:rsidR="000630C8" w:rsidRPr="00A531DA" w:rsidRDefault="000630C8" w:rsidP="000630C8">
      <w:pPr>
        <w:spacing w:line="360" w:lineRule="auto"/>
        <w:ind w:left="720" w:firstLine="720"/>
        <w:rPr>
          <w:color w:val="538135"/>
        </w:rPr>
      </w:pPr>
      <w:r w:rsidRPr="00A531DA">
        <w:tab/>
      </w:r>
      <w:r w:rsidR="00B30F88" w:rsidRPr="00A531DA">
        <w:rPr>
          <w:i/>
          <w:color w:val="538135"/>
        </w:rPr>
        <w:t>f</w:t>
      </w:r>
      <w:r w:rsidRPr="00A531DA">
        <w:rPr>
          <w:i/>
          <w:color w:val="538135"/>
          <w:vertAlign w:val="subscript"/>
        </w:rPr>
        <w:t>bearing</w:t>
      </w:r>
      <w:r w:rsidRPr="00A531DA">
        <w:rPr>
          <w:i/>
          <w:color w:val="538135"/>
        </w:rPr>
        <w:t xml:space="preserve"> = </w:t>
      </w:r>
      <w:r w:rsidR="00B30F88" w:rsidRPr="00A531DA">
        <w:rPr>
          <w:i/>
          <w:color w:val="538135"/>
        </w:rPr>
        <w:t>f</w:t>
      </w:r>
      <w:r w:rsidRPr="00A531DA">
        <w:rPr>
          <w:i/>
          <w:color w:val="538135"/>
          <w:vertAlign w:val="subscript"/>
        </w:rPr>
        <w:t>supply</w:t>
      </w:r>
      <w:r w:rsidRPr="00A531DA">
        <w:rPr>
          <w:i/>
          <w:color w:val="538135"/>
        </w:rPr>
        <w:t xml:space="preserve"> ± k * </w:t>
      </w:r>
      <w:r w:rsidR="00B30F88" w:rsidRPr="00A531DA">
        <w:rPr>
          <w:i/>
          <w:color w:val="538135"/>
        </w:rPr>
        <w:t>f</w:t>
      </w:r>
      <w:r w:rsidR="00B30F88" w:rsidRPr="00A531DA">
        <w:rPr>
          <w:i/>
          <w:color w:val="538135"/>
          <w:vertAlign w:val="subscript"/>
        </w:rPr>
        <w:t>v</w:t>
      </w:r>
      <w:r w:rsidRPr="00A531DA">
        <w:rPr>
          <w:i/>
          <w:color w:val="538135"/>
          <w:vertAlign w:val="subscript"/>
        </w:rPr>
        <w:t>ib</w:t>
      </w:r>
      <w:r w:rsidRPr="00A531DA">
        <w:rPr>
          <w:color w:val="538135"/>
        </w:rPr>
        <w:tab/>
      </w:r>
      <w:r w:rsidRPr="00A531DA">
        <w:rPr>
          <w:color w:val="538135"/>
        </w:rPr>
        <w:tab/>
        <w:t>(2)</w:t>
      </w:r>
    </w:p>
    <w:p w14:paraId="52E69E8C" w14:textId="77777777" w:rsidR="00B30F88" w:rsidRPr="00A531DA" w:rsidRDefault="00B30F88" w:rsidP="000630C8">
      <w:pPr>
        <w:spacing w:line="360" w:lineRule="auto"/>
        <w:rPr>
          <w:color w:val="538135"/>
          <w:lang w:eastAsia="ko-KR"/>
        </w:rPr>
      </w:pPr>
      <w:r w:rsidRPr="00A531DA">
        <w:rPr>
          <w:color w:val="538135"/>
          <w:lang w:eastAsia="ko-KR"/>
        </w:rPr>
        <w:t xml:space="preserve">where </w:t>
      </w:r>
    </w:p>
    <w:p w14:paraId="745D42B6" w14:textId="77777777" w:rsidR="00E8153B" w:rsidRPr="00A531DA" w:rsidRDefault="000630C8" w:rsidP="00E8153B">
      <w:pPr>
        <w:spacing w:line="360" w:lineRule="auto"/>
        <w:rPr>
          <w:color w:val="538135"/>
          <w:lang w:eastAsia="ko-KR"/>
        </w:rPr>
      </w:pPr>
      <w:r w:rsidRPr="00A531DA">
        <w:rPr>
          <w:i/>
          <w:color w:val="538135"/>
          <w:lang w:eastAsia="ko-KR"/>
        </w:rPr>
        <w:t>k</w:t>
      </w:r>
      <w:r w:rsidR="004247A7" w:rsidRPr="00A531DA">
        <w:rPr>
          <w:color w:val="538135"/>
          <w:lang w:eastAsia="ko-KR"/>
        </w:rPr>
        <w:t xml:space="preserve"> is </w:t>
      </w:r>
      <w:r w:rsidRPr="00A531DA">
        <w:rPr>
          <w:color w:val="538135"/>
          <w:lang w:eastAsia="ko-KR"/>
        </w:rPr>
        <w:t>any integer: 1,2,3</w:t>
      </w:r>
    </w:p>
    <w:p w14:paraId="38D548DD" w14:textId="77777777" w:rsidR="00E8153B" w:rsidRPr="00DB47D5" w:rsidRDefault="00E8153B" w:rsidP="001744A6">
      <w:pPr>
        <w:jc w:val="both"/>
        <w:rPr>
          <w:color w:val="538135"/>
          <w:lang w:eastAsia="ko-KR"/>
        </w:rPr>
      </w:pPr>
      <w:r w:rsidRPr="00A531DA">
        <w:rPr>
          <w:i/>
          <w:color w:val="538135"/>
          <w:lang w:eastAsia="ko-KR"/>
        </w:rPr>
        <w:lastRenderedPageBreak/>
        <w:t>f</w:t>
      </w:r>
      <w:r w:rsidRPr="00A531DA">
        <w:rPr>
          <w:i/>
          <w:color w:val="538135"/>
          <w:vertAlign w:val="subscript"/>
          <w:lang w:eastAsia="ko-KR"/>
        </w:rPr>
        <w:t>supply</w:t>
      </w:r>
      <w:r w:rsidR="004247A7" w:rsidRPr="00A531DA">
        <w:rPr>
          <w:color w:val="538135"/>
          <w:vertAlign w:val="subscript"/>
          <w:lang w:eastAsia="ko-KR"/>
        </w:rPr>
        <w:t xml:space="preserve"> </w:t>
      </w:r>
      <w:r w:rsidR="004247A7" w:rsidRPr="00A531DA">
        <w:rPr>
          <w:color w:val="538135"/>
          <w:lang w:eastAsia="ko-KR"/>
        </w:rPr>
        <w:t xml:space="preserve">is </w:t>
      </w:r>
      <w:r w:rsidRPr="00A531DA">
        <w:rPr>
          <w:color w:val="538135"/>
          <w:szCs w:val="22"/>
          <w:lang w:eastAsia="ko-KR"/>
        </w:rPr>
        <w:t>actual supply frequency</w:t>
      </w:r>
      <w:r w:rsidR="004247A7" w:rsidRPr="00A531DA">
        <w:rPr>
          <w:color w:val="538135"/>
          <w:szCs w:val="22"/>
          <w:lang w:eastAsia="ko-KR"/>
        </w:rPr>
        <w:t xml:space="preserve"> </w:t>
      </w:r>
      <w:r w:rsidRPr="00A531DA">
        <w:rPr>
          <w:color w:val="538135"/>
          <w:szCs w:val="22"/>
          <w:lang w:eastAsia="ko-KR"/>
        </w:rPr>
        <w:t xml:space="preserve">(when </w:t>
      </w:r>
      <w:r w:rsidR="001744A6" w:rsidRPr="00A531DA">
        <w:rPr>
          <w:color w:val="538135"/>
          <w:szCs w:val="22"/>
          <w:lang w:eastAsia="ko-KR"/>
        </w:rPr>
        <w:t>F</w:t>
      </w:r>
      <w:r w:rsidRPr="00A531DA">
        <w:rPr>
          <w:color w:val="538135"/>
          <w:szCs w:val="22"/>
          <w:lang w:eastAsia="ko-KR"/>
        </w:rPr>
        <w:t>requen</w:t>
      </w:r>
      <w:r w:rsidR="004247A7" w:rsidRPr="00A531DA">
        <w:rPr>
          <w:color w:val="538135"/>
          <w:szCs w:val="22"/>
          <w:lang w:eastAsia="ko-KR"/>
        </w:rPr>
        <w:t>cy</w:t>
      </w:r>
      <w:r w:rsidR="001744A6" w:rsidRPr="00A531DA">
        <w:rPr>
          <w:color w:val="538135"/>
          <w:szCs w:val="22"/>
          <w:lang w:eastAsia="ko-KR"/>
        </w:rPr>
        <w:t xml:space="preserve"> Tracking</w:t>
      </w:r>
      <w:r w:rsidR="004247A7" w:rsidRPr="00A531DA">
        <w:rPr>
          <w:color w:val="538135"/>
          <w:szCs w:val="22"/>
          <w:lang w:eastAsia="ko-KR"/>
        </w:rPr>
        <w:t xml:space="preserve"> is </w:t>
      </w:r>
      <w:r w:rsidR="001744A6" w:rsidRPr="00A531DA">
        <w:rPr>
          <w:color w:val="538135"/>
          <w:szCs w:val="22"/>
          <w:lang w:eastAsia="ko-KR"/>
        </w:rPr>
        <w:t>E</w:t>
      </w:r>
      <w:r w:rsidR="004247A7" w:rsidRPr="00A531DA">
        <w:rPr>
          <w:color w:val="538135"/>
          <w:szCs w:val="22"/>
          <w:lang w:eastAsia="ko-KR"/>
        </w:rPr>
        <w:t>nabled), otherwise</w:t>
      </w:r>
      <w:r w:rsidR="001744A6" w:rsidRPr="00A531DA">
        <w:rPr>
          <w:color w:val="538135"/>
          <w:szCs w:val="22"/>
          <w:lang w:eastAsia="ko-KR"/>
        </w:rPr>
        <w:t xml:space="preserve"> </w:t>
      </w:r>
      <w:r w:rsidR="004247A7" w:rsidRPr="00A531DA">
        <w:rPr>
          <w:i/>
          <w:color w:val="538135"/>
          <w:szCs w:val="22"/>
          <w:lang w:eastAsia="ko-KR"/>
        </w:rPr>
        <w:t>Nominal Frequency</w:t>
      </w:r>
      <w:r w:rsidR="004247A7" w:rsidRPr="00A531DA">
        <w:rPr>
          <w:color w:val="538135"/>
          <w:szCs w:val="22"/>
          <w:lang w:eastAsia="ko-KR"/>
        </w:rPr>
        <w:t xml:space="preserve"> </w:t>
      </w:r>
      <w:r w:rsidR="001744A6" w:rsidRPr="00A531DA">
        <w:rPr>
          <w:color w:val="538135"/>
          <w:szCs w:val="22"/>
          <w:lang w:eastAsia="ko-KR"/>
        </w:rPr>
        <w:t>(</w:t>
      </w:r>
      <w:r w:rsidR="004247A7" w:rsidRPr="00A531DA">
        <w:rPr>
          <w:color w:val="538135"/>
          <w:szCs w:val="22"/>
          <w:lang w:eastAsia="ko-KR"/>
        </w:rPr>
        <w:t>programmed under System &gt; Power System</w:t>
      </w:r>
      <w:r w:rsidR="001744A6" w:rsidRPr="00A531DA">
        <w:rPr>
          <w:color w:val="538135"/>
          <w:szCs w:val="22"/>
          <w:lang w:eastAsia="ko-KR"/>
        </w:rPr>
        <w:t>)</w:t>
      </w:r>
      <w:r w:rsidRPr="00A531DA">
        <w:rPr>
          <w:color w:val="538135"/>
          <w:lang w:eastAsia="ko-KR"/>
        </w:rPr>
        <w:t xml:space="preserve"> </w:t>
      </w:r>
      <w:r w:rsidR="001744A6" w:rsidRPr="00A531DA">
        <w:rPr>
          <w:color w:val="538135"/>
          <w:lang w:eastAsia="ko-KR"/>
        </w:rPr>
        <w:t>is taken as supply frequency.</w:t>
      </w:r>
      <w:r w:rsidRPr="00DB47D5">
        <w:rPr>
          <w:color w:val="538135"/>
          <w:lang w:eastAsia="ko-KR"/>
        </w:rPr>
        <w:tab/>
      </w:r>
    </w:p>
    <w:p w14:paraId="69590CCA" w14:textId="77777777" w:rsidR="000630C8" w:rsidRPr="001373BA" w:rsidRDefault="000630C8" w:rsidP="001373BA">
      <w:pPr>
        <w:spacing w:line="360" w:lineRule="auto"/>
        <w:rPr>
          <w:rFonts w:cs="Arial"/>
          <w:szCs w:val="17"/>
        </w:rPr>
      </w:pPr>
      <w:r>
        <w:rPr>
          <w:rFonts w:cs="Arial"/>
          <w:szCs w:val="17"/>
        </w:rPr>
        <w:t xml:space="preserve">Identifying peak magnitudes or energy in dB at the stator current frequencies and calculating change in dB magnitude w.r.t baseline (healthy mode) peak magnitudes or energy at the corresponding stator current frequencies in dB and w.r.t each load bin as given by equations 3 and 4, </w:t>
      </w:r>
      <w:r w:rsidRPr="00456F4B">
        <w:rPr>
          <w:rFonts w:ascii="Cambria Math" w:hAnsi="Cambria Math"/>
        </w:rPr>
        <w:br/>
      </w:r>
      <w:r>
        <w:t xml:space="preserve">Change in Energy dB = Energy dB (Latest) – Energy dB (Baseline)     (3)                                                         </w:t>
      </w:r>
    </w:p>
    <w:p w14:paraId="184C9EAA" w14:textId="77777777" w:rsidR="000630C8" w:rsidRPr="0023513F" w:rsidRDefault="000630C8" w:rsidP="000630C8">
      <w:r>
        <w:t xml:space="preserve">Change in Peak Magnitude dB = Peak magnitude dB (Latest) – Peak magnitude dB (Baseline)    (4)                                                     </w:t>
      </w:r>
    </w:p>
    <w:p w14:paraId="4E6FAE35" w14:textId="77777777" w:rsidR="000630C8" w:rsidRDefault="000630C8" w:rsidP="000630C8">
      <w:pPr>
        <w:spacing w:after="0"/>
        <w:rPr>
          <w:rFonts w:cs="Arial"/>
          <w:szCs w:val="17"/>
        </w:rPr>
      </w:pPr>
    </w:p>
    <w:p w14:paraId="2D7B07EA" w14:textId="77777777" w:rsidR="000630C8" w:rsidRPr="001373BA" w:rsidRDefault="001373BA" w:rsidP="000630C8">
      <w:pPr>
        <w:spacing w:after="0"/>
        <w:rPr>
          <w:rFonts w:cs="Arial"/>
          <w:color w:val="4472C4"/>
          <w:szCs w:val="17"/>
        </w:rPr>
      </w:pPr>
      <w:r w:rsidRPr="006C5C54">
        <w:rPr>
          <w:rFonts w:cs="Arial"/>
          <w:b/>
          <w:color w:val="4472C4"/>
          <w:szCs w:val="17"/>
        </w:rPr>
        <w:t>Note</w:t>
      </w:r>
      <w:r w:rsidRPr="006C5C54">
        <w:rPr>
          <w:rFonts w:cs="Arial"/>
          <w:color w:val="4472C4"/>
          <w:szCs w:val="17"/>
        </w:rPr>
        <w:t>: Please refer to design section regarding processing of bearing fault frequencies with I^2 FFT.</w:t>
      </w:r>
    </w:p>
    <w:p w14:paraId="63EB5B9F" w14:textId="77777777" w:rsidR="000630C8" w:rsidRDefault="000630C8" w:rsidP="000630C8">
      <w:pPr>
        <w:spacing w:after="0"/>
        <w:rPr>
          <w:rFonts w:cs="Arial"/>
          <w:szCs w:val="17"/>
        </w:rPr>
      </w:pPr>
    </w:p>
    <w:p w14:paraId="5726C4C4" w14:textId="77777777" w:rsidR="000630C8" w:rsidRDefault="000630C8" w:rsidP="000630C8">
      <w:pPr>
        <w:spacing w:after="0"/>
      </w:pPr>
      <w:r>
        <w:rPr>
          <w:b/>
        </w:rPr>
        <w:t>ESA Application for Mechanical [Foundation Looseness, Eccentricity &amp; Shaft Mis-alignment (FEM)]</w:t>
      </w:r>
      <w:r w:rsidRPr="00FC1C2D">
        <w:rPr>
          <w:b/>
        </w:rPr>
        <w:t xml:space="preserve"> Fault Detection</w:t>
      </w:r>
      <w:r>
        <w:t>:</w:t>
      </w:r>
    </w:p>
    <w:p w14:paraId="05578386" w14:textId="77777777" w:rsidR="000630C8" w:rsidRDefault="000630C8" w:rsidP="000630C8">
      <w:pPr>
        <w:spacing w:after="0"/>
        <w:jc w:val="both"/>
        <w:rPr>
          <w:rFonts w:cs="Arial"/>
          <w:szCs w:val="17"/>
        </w:rPr>
      </w:pPr>
      <w:r>
        <w:rPr>
          <w:rFonts w:cs="Arial"/>
          <w:szCs w:val="17"/>
        </w:rPr>
        <w:t xml:space="preserve">Although mechanical faults like Foundation looseness, Eccentricity and Mis-alignment (FEM) are different fault conditions in rotating machine, they can be identified at the same set of </w:t>
      </w:r>
      <w:r>
        <w:t>stator current frequencies</w:t>
      </w:r>
      <w:r w:rsidRPr="00726D0D">
        <w:t xml:space="preserve"> related to </w:t>
      </w:r>
      <w:r>
        <w:t>eccentricity</w:t>
      </w:r>
      <w:r w:rsidRPr="00726D0D">
        <w:t xml:space="preserve"> damage</w:t>
      </w:r>
      <w:r>
        <w:t xml:space="preserve">. </w:t>
      </w:r>
    </w:p>
    <w:p w14:paraId="095D69E0" w14:textId="77777777" w:rsidR="000630C8" w:rsidRDefault="000630C8" w:rsidP="000630C8">
      <w:pPr>
        <w:spacing w:after="0"/>
        <w:rPr>
          <w:rFonts w:cs="Arial"/>
          <w:szCs w:val="17"/>
        </w:rPr>
      </w:pPr>
    </w:p>
    <w:p w14:paraId="5FB360B5" w14:textId="77777777" w:rsidR="000630C8" w:rsidRDefault="000630C8" w:rsidP="000630C8">
      <w:pPr>
        <w:spacing w:after="0"/>
        <w:jc w:val="both"/>
        <w:rPr>
          <w:rFonts w:cs="Arial"/>
          <w:szCs w:val="17"/>
        </w:rPr>
      </w:pPr>
      <w:r>
        <w:rPr>
          <w:rStyle w:val="A1"/>
        </w:rPr>
        <w:t>Air-gap eccentricity represents a condition when air gap distance between the rotor and the stator is not uniform. Two types of abnormal air-gap eccentricity exist: static and dynamic. In case of static eccentricity the position of minimal radial air gap is fixed, while in case of dynamic eccentricity position of minimal air gap follows turning of the rotor. Normal (concentric) state, static and dynamic eccentricities are illustrated in Figure 2. As the rotor bars recede or approach the stator magnetic fields, they cause a change to the cur</w:t>
      </w:r>
      <w:r>
        <w:rPr>
          <w:rStyle w:val="A1"/>
        </w:rPr>
        <w:softHyphen/>
        <w:t xml:space="preserve">rent in the stator. In case of static eccentricity sideband components appear at frequencies. </w:t>
      </w:r>
    </w:p>
    <w:p w14:paraId="7F91F1A4" w14:textId="77777777" w:rsidR="000630C8" w:rsidRDefault="000630C8" w:rsidP="000630C8">
      <w:pPr>
        <w:spacing w:after="0"/>
        <w:rPr>
          <w:rFonts w:cs="Arial"/>
          <w:szCs w:val="17"/>
        </w:rPr>
      </w:pPr>
    </w:p>
    <w:p w14:paraId="1CF02461" w14:textId="154DEDB1" w:rsidR="000630C8" w:rsidRDefault="001F0BE3" w:rsidP="000630C8">
      <w:pPr>
        <w:spacing w:after="0"/>
        <w:jc w:val="center"/>
        <w:rPr>
          <w:noProof/>
          <w:lang w:val="en-US"/>
        </w:rPr>
      </w:pPr>
      <w:r w:rsidRPr="00FA38E6">
        <w:rPr>
          <w:noProof/>
          <w:lang w:val="en-US"/>
        </w:rPr>
        <w:drawing>
          <wp:inline distT="0" distB="0" distL="0" distR="0" wp14:anchorId="012A8C5B" wp14:editId="3B966FDB">
            <wp:extent cx="4724400" cy="1952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1952625"/>
                    </a:xfrm>
                    <a:prstGeom prst="rect">
                      <a:avLst/>
                    </a:prstGeom>
                    <a:noFill/>
                    <a:ln>
                      <a:noFill/>
                    </a:ln>
                  </pic:spPr>
                </pic:pic>
              </a:graphicData>
            </a:graphic>
          </wp:inline>
        </w:drawing>
      </w:r>
    </w:p>
    <w:p w14:paraId="43B06432" w14:textId="77777777" w:rsidR="000630C8" w:rsidRPr="001373BA" w:rsidRDefault="000630C8" w:rsidP="001373BA">
      <w:pPr>
        <w:spacing w:after="0"/>
        <w:jc w:val="center"/>
      </w:pPr>
      <w:r>
        <w:t>Figure 2: Eccentricity details</w:t>
      </w:r>
    </w:p>
    <w:p w14:paraId="6100AC87" w14:textId="77777777" w:rsidR="000630C8" w:rsidRPr="00FA38E6" w:rsidRDefault="000630C8" w:rsidP="000630C8">
      <w:pPr>
        <w:spacing w:after="0"/>
        <w:jc w:val="both"/>
        <w:rPr>
          <w:rStyle w:val="A1"/>
        </w:rPr>
      </w:pPr>
      <w:r>
        <w:rPr>
          <w:rStyle w:val="A1"/>
        </w:rPr>
        <w:lastRenderedPageBreak/>
        <w:t>This Mechanical fault element uses ESA</w:t>
      </w:r>
      <w:r w:rsidRPr="00FA38E6">
        <w:rPr>
          <w:rStyle w:val="A1"/>
        </w:rPr>
        <w:t xml:space="preserve"> computation on </w:t>
      </w:r>
      <w:r w:rsidR="001373BA" w:rsidRPr="00D52DB4">
        <w:rPr>
          <w:rStyle w:val="A1"/>
          <w:color w:val="4472C4"/>
        </w:rPr>
        <w:t>current square</w:t>
      </w:r>
      <w:r w:rsidRPr="00FA38E6">
        <w:rPr>
          <w:rStyle w:val="A1"/>
        </w:rPr>
        <w:t xml:space="preserve"> signal to detect misalignment</w:t>
      </w:r>
      <w:r>
        <w:rPr>
          <w:rStyle w:val="A1"/>
        </w:rPr>
        <w:t xml:space="preserve">, </w:t>
      </w:r>
      <w:r w:rsidRPr="00FA38E6">
        <w:rPr>
          <w:rStyle w:val="A1"/>
        </w:rPr>
        <w:t>e</w:t>
      </w:r>
      <w:r>
        <w:rPr>
          <w:rStyle w:val="A1"/>
        </w:rPr>
        <w:t>ccentricity and foundation looseness failure cases of</w:t>
      </w:r>
      <w:r w:rsidRPr="00FA38E6">
        <w:rPr>
          <w:rStyle w:val="A1"/>
        </w:rPr>
        <w:t xml:space="preserve"> machine. The operating condition can be defined as: </w:t>
      </w:r>
    </w:p>
    <w:p w14:paraId="71E79321" w14:textId="77777777" w:rsidR="000630C8" w:rsidRPr="00FA38E6" w:rsidRDefault="000630C8" w:rsidP="000630C8">
      <w:pPr>
        <w:spacing w:after="0"/>
        <w:jc w:val="both"/>
        <w:rPr>
          <w:rStyle w:val="A1"/>
        </w:rPr>
      </w:pPr>
      <w:r>
        <w:rPr>
          <w:rStyle w:val="A1"/>
        </w:rPr>
        <w:t xml:space="preserve">  </w:t>
      </w:r>
    </w:p>
    <w:p w14:paraId="5C043BE4" w14:textId="77777777" w:rsidR="000630C8" w:rsidRPr="00FA38E6" w:rsidRDefault="000630C8" w:rsidP="000630C8">
      <w:pPr>
        <w:spacing w:line="360" w:lineRule="auto"/>
        <w:jc w:val="both"/>
        <w:rPr>
          <w:rStyle w:val="A1"/>
        </w:rPr>
      </w:pPr>
      <w:r>
        <w:rPr>
          <w:rStyle w:val="A1"/>
        </w:rPr>
        <w:t>Computing</w:t>
      </w:r>
      <w:r w:rsidRPr="00FA38E6">
        <w:rPr>
          <w:rStyle w:val="A1"/>
        </w:rPr>
        <w:t xml:space="preserve"> the </w:t>
      </w:r>
      <w:r>
        <w:rPr>
          <w:rStyle w:val="A1"/>
        </w:rPr>
        <w:t>ESA</w:t>
      </w:r>
      <w:r w:rsidRPr="00FA38E6">
        <w:rPr>
          <w:rStyle w:val="A1"/>
        </w:rPr>
        <w:t xml:space="preserve"> frequencies related to the </w:t>
      </w:r>
      <w:r>
        <w:rPr>
          <w:rStyle w:val="A1"/>
        </w:rPr>
        <w:t xml:space="preserve">mechanical </w:t>
      </w:r>
      <w:r w:rsidRPr="00FA38E6">
        <w:rPr>
          <w:rStyle w:val="A1"/>
        </w:rPr>
        <w:t xml:space="preserve">defects (shaft misalignment, load unbalance, loose foundation, dynamic/static </w:t>
      </w:r>
      <w:r>
        <w:rPr>
          <w:rStyle w:val="A1"/>
        </w:rPr>
        <w:t>eccentricity) using equation (5</w:t>
      </w:r>
      <w:r w:rsidRPr="00FA38E6">
        <w:rPr>
          <w:rStyle w:val="A1"/>
        </w:rPr>
        <w:t xml:space="preserve">). </w:t>
      </w:r>
    </w:p>
    <w:p w14:paraId="297A910A" w14:textId="77777777" w:rsidR="000630C8" w:rsidRPr="00726D0D" w:rsidRDefault="000630C8" w:rsidP="000630C8">
      <w:pPr>
        <w:spacing w:line="360" w:lineRule="auto"/>
      </w:pPr>
      <w:r w:rsidRPr="00726D0D">
        <w:tab/>
      </w:r>
      <w:r w:rsidRPr="00726D0D">
        <w:rPr>
          <w:position w:val="-24"/>
        </w:rPr>
        <w:object w:dxaOrig="2700" w:dyaOrig="620" w14:anchorId="58573BC0">
          <v:shape id="_x0000_i1026" type="#_x0000_t75" style="width:134.85pt;height:30.15pt" o:ole="">
            <v:imagedata r:id="rId17" o:title=""/>
          </v:shape>
          <o:OLEObject Type="Embed" ProgID="Equation.3" ShapeID="_x0000_i1026" DrawAspect="Content" ObjectID="_1766214019" r:id="rId18"/>
        </w:object>
      </w:r>
      <w:r>
        <w:tab/>
      </w:r>
      <w:r>
        <w:tab/>
        <w:t>(5</w:t>
      </w:r>
      <w:r w:rsidRPr="00726D0D">
        <w:t>)</w:t>
      </w:r>
    </w:p>
    <w:p w14:paraId="5E1B0618" w14:textId="77777777" w:rsidR="003D04C0" w:rsidRPr="003C02D1" w:rsidRDefault="003D04C0" w:rsidP="003D04C0">
      <w:pPr>
        <w:spacing w:line="360" w:lineRule="auto"/>
        <w:rPr>
          <w:color w:val="538135"/>
          <w:lang w:eastAsia="ko-KR"/>
        </w:rPr>
      </w:pPr>
      <w:r w:rsidRPr="003C02D1">
        <w:rPr>
          <w:color w:val="538135"/>
          <w:lang w:eastAsia="ko-KR"/>
        </w:rPr>
        <w:t xml:space="preserve">where </w:t>
      </w:r>
    </w:p>
    <w:p w14:paraId="4DC5C246" w14:textId="77777777" w:rsidR="003D04C0" w:rsidRPr="003C02D1" w:rsidRDefault="003D04C0" w:rsidP="003D04C0">
      <w:pPr>
        <w:spacing w:line="360" w:lineRule="auto"/>
        <w:rPr>
          <w:color w:val="538135"/>
          <w:lang w:eastAsia="ko-KR"/>
        </w:rPr>
      </w:pPr>
      <w:r w:rsidRPr="003C02D1">
        <w:rPr>
          <w:i/>
          <w:color w:val="538135"/>
          <w:lang w:eastAsia="ko-KR"/>
        </w:rPr>
        <w:t>k</w:t>
      </w:r>
      <w:r w:rsidRPr="003C02D1">
        <w:rPr>
          <w:color w:val="538135"/>
          <w:lang w:eastAsia="ko-KR"/>
        </w:rPr>
        <w:t xml:space="preserve"> is any integer: 1,2,3</w:t>
      </w:r>
    </w:p>
    <w:p w14:paraId="36BAE56D" w14:textId="77777777" w:rsidR="003D04C0" w:rsidRPr="003C02D1" w:rsidRDefault="003D04C0" w:rsidP="003D04C0">
      <w:pPr>
        <w:jc w:val="both"/>
        <w:rPr>
          <w:color w:val="538135"/>
          <w:lang w:eastAsia="ko-KR"/>
        </w:rPr>
      </w:pPr>
      <w:r w:rsidRPr="003C02D1">
        <w:rPr>
          <w:i/>
          <w:color w:val="538135"/>
          <w:lang w:eastAsia="ko-KR"/>
        </w:rPr>
        <w:t>s</w:t>
      </w:r>
      <w:r w:rsidRPr="003C02D1">
        <w:rPr>
          <w:color w:val="538135"/>
          <w:lang w:eastAsia="ko-KR"/>
        </w:rPr>
        <w:t xml:space="preserve"> is </w:t>
      </w:r>
      <w:r w:rsidR="00F51EE9" w:rsidRPr="003C02D1">
        <w:rPr>
          <w:color w:val="538135"/>
          <w:lang w:eastAsia="ko-KR"/>
        </w:rPr>
        <w:t xml:space="preserve">actual motor </w:t>
      </w:r>
      <w:r w:rsidRPr="003C02D1">
        <w:rPr>
          <w:color w:val="538135"/>
          <w:lang w:eastAsia="ko-KR"/>
        </w:rPr>
        <w:t>slip</w:t>
      </w:r>
      <w:r w:rsidR="00F51EE9" w:rsidRPr="003C02D1">
        <w:rPr>
          <w:color w:val="538135"/>
          <w:lang w:eastAsia="ko-KR"/>
        </w:rPr>
        <w:t xml:space="preserve"> compu</w:t>
      </w:r>
      <w:r w:rsidR="00F21E55" w:rsidRPr="003C02D1">
        <w:rPr>
          <w:color w:val="538135"/>
          <w:lang w:eastAsia="ko-KR"/>
        </w:rPr>
        <w:t>ted based on rated slip</w:t>
      </w:r>
      <w:r w:rsidR="00F51EE9" w:rsidRPr="003C02D1">
        <w:rPr>
          <w:color w:val="538135"/>
          <w:lang w:eastAsia="ko-KR"/>
        </w:rPr>
        <w:t xml:space="preserve"> and actual input power</w:t>
      </w:r>
      <w:r w:rsidRPr="003C02D1">
        <w:rPr>
          <w:color w:val="538135"/>
          <w:lang w:eastAsia="ko-KR"/>
        </w:rPr>
        <w:t xml:space="preserve"> </w:t>
      </w:r>
    </w:p>
    <w:p w14:paraId="3B0052F3" w14:textId="77777777" w:rsidR="00F21E55" w:rsidRPr="003C02D1" w:rsidRDefault="00F21E55" w:rsidP="003D04C0">
      <w:pPr>
        <w:jc w:val="both"/>
        <w:rPr>
          <w:color w:val="538135"/>
          <w:lang w:eastAsia="ko-KR"/>
        </w:rPr>
      </w:pPr>
      <w:r w:rsidRPr="003C02D1">
        <w:rPr>
          <w:color w:val="538135"/>
          <w:lang w:eastAsia="ko-KR"/>
        </w:rPr>
        <w:t>P is number of poles programmed under System\Motor\Setup</w:t>
      </w:r>
    </w:p>
    <w:p w14:paraId="167B11A4" w14:textId="77777777" w:rsidR="003D04C0" w:rsidRDefault="003D04C0" w:rsidP="003D04C0">
      <w:pPr>
        <w:jc w:val="both"/>
        <w:rPr>
          <w:color w:val="538135"/>
          <w:lang w:eastAsia="ko-KR"/>
        </w:rPr>
      </w:pPr>
      <w:r w:rsidRPr="003C02D1">
        <w:rPr>
          <w:i/>
          <w:color w:val="538135"/>
          <w:lang w:eastAsia="ko-KR"/>
        </w:rPr>
        <w:t>f</w:t>
      </w:r>
      <w:r w:rsidRPr="003C02D1">
        <w:rPr>
          <w:i/>
          <w:color w:val="538135"/>
          <w:vertAlign w:val="subscript"/>
          <w:lang w:eastAsia="ko-KR"/>
        </w:rPr>
        <w:t>supply</w:t>
      </w:r>
      <w:r w:rsidRPr="003C02D1">
        <w:rPr>
          <w:color w:val="538135"/>
          <w:vertAlign w:val="subscript"/>
          <w:lang w:eastAsia="ko-KR"/>
        </w:rPr>
        <w:t xml:space="preserve"> </w:t>
      </w:r>
      <w:r w:rsidRPr="003C02D1">
        <w:rPr>
          <w:color w:val="538135"/>
          <w:lang w:eastAsia="ko-KR"/>
        </w:rPr>
        <w:t xml:space="preserve">is </w:t>
      </w:r>
      <w:r w:rsidRPr="003C02D1">
        <w:rPr>
          <w:color w:val="538135"/>
          <w:szCs w:val="22"/>
          <w:lang w:eastAsia="ko-KR"/>
        </w:rPr>
        <w:t xml:space="preserve">actual supply frequency (when Frequency Tracking is Enabled), otherwise </w:t>
      </w:r>
      <w:r w:rsidRPr="003C02D1">
        <w:rPr>
          <w:i/>
          <w:color w:val="538135"/>
          <w:szCs w:val="22"/>
          <w:lang w:eastAsia="ko-KR"/>
        </w:rPr>
        <w:t>Nominal Frequency</w:t>
      </w:r>
      <w:r w:rsidRPr="003C02D1">
        <w:rPr>
          <w:color w:val="538135"/>
          <w:szCs w:val="22"/>
          <w:lang w:eastAsia="ko-KR"/>
        </w:rPr>
        <w:t xml:space="preserve"> (programmed under System &gt; Power System)</w:t>
      </w:r>
      <w:r w:rsidRPr="003C02D1">
        <w:rPr>
          <w:color w:val="538135"/>
          <w:lang w:eastAsia="ko-KR"/>
        </w:rPr>
        <w:t xml:space="preserve"> is taken as supply frequency.</w:t>
      </w:r>
      <w:r w:rsidRPr="003D04C0">
        <w:rPr>
          <w:color w:val="538135"/>
          <w:lang w:eastAsia="ko-KR"/>
        </w:rPr>
        <w:tab/>
      </w:r>
    </w:p>
    <w:p w14:paraId="0A60807F" w14:textId="77777777" w:rsidR="001373BA" w:rsidRPr="00D52DB4" w:rsidRDefault="001373BA" w:rsidP="001373BA">
      <w:pPr>
        <w:spacing w:line="360" w:lineRule="auto"/>
        <w:rPr>
          <w:rFonts w:cs="Arial"/>
          <w:color w:val="4472C4"/>
          <w:szCs w:val="17"/>
        </w:rPr>
      </w:pPr>
      <w:r w:rsidRPr="00D52DB4">
        <w:rPr>
          <w:rFonts w:cs="Arial"/>
          <w:color w:val="4472C4"/>
          <w:szCs w:val="17"/>
        </w:rPr>
        <w:t>Equation (5) can be further represented in simplified manner as, fs ± k*fr for using with current square signal computation,</w:t>
      </w:r>
    </w:p>
    <w:p w14:paraId="332E394A" w14:textId="77777777" w:rsidR="001373BA" w:rsidRPr="00D52DB4" w:rsidRDefault="001373BA" w:rsidP="001373BA">
      <w:pPr>
        <w:jc w:val="both"/>
        <w:rPr>
          <w:rFonts w:cs="Arial"/>
          <w:color w:val="4472C4"/>
          <w:szCs w:val="17"/>
        </w:rPr>
      </w:pPr>
      <w:r w:rsidRPr="00D52DB4">
        <w:rPr>
          <w:rFonts w:cs="Arial"/>
          <w:color w:val="4472C4"/>
          <w:szCs w:val="17"/>
        </w:rPr>
        <w:t>Where,</w:t>
      </w:r>
      <w:r>
        <w:rPr>
          <w:rFonts w:cs="Arial"/>
          <w:color w:val="4472C4"/>
          <w:szCs w:val="17"/>
        </w:rPr>
        <w:t xml:space="preserve"> </w:t>
      </w:r>
      <w:r w:rsidRPr="00D52DB4">
        <w:rPr>
          <w:rFonts w:cs="Arial"/>
          <w:color w:val="4472C4"/>
          <w:szCs w:val="17"/>
        </w:rPr>
        <w:t>k is any integer: 1,2,3</w:t>
      </w:r>
    </w:p>
    <w:p w14:paraId="0F58ABB8" w14:textId="77777777" w:rsidR="001373BA" w:rsidRPr="00D52DB4" w:rsidRDefault="001373BA" w:rsidP="001373BA">
      <w:pPr>
        <w:jc w:val="both"/>
        <w:rPr>
          <w:rFonts w:cs="Arial"/>
          <w:color w:val="4472C4"/>
          <w:szCs w:val="17"/>
        </w:rPr>
      </w:pPr>
      <w:r w:rsidRPr="00D52DB4">
        <w:rPr>
          <w:rFonts w:cs="Arial"/>
          <w:color w:val="4472C4"/>
          <w:szCs w:val="17"/>
        </w:rPr>
        <w:t>fs is actual supply frequency</w:t>
      </w:r>
    </w:p>
    <w:p w14:paraId="57C07188" w14:textId="77777777" w:rsidR="001373BA" w:rsidRDefault="001373BA" w:rsidP="001373BA">
      <w:pPr>
        <w:jc w:val="both"/>
        <w:rPr>
          <w:rFonts w:cs="Arial"/>
          <w:color w:val="4472C4"/>
          <w:szCs w:val="17"/>
        </w:rPr>
      </w:pPr>
      <w:r w:rsidRPr="00D52DB4">
        <w:rPr>
          <w:rFonts w:cs="Arial"/>
          <w:color w:val="4472C4"/>
          <w:szCs w:val="17"/>
        </w:rPr>
        <w:t>fr is rotational frequency = Nr/60, Nr is actual rotational speed of motor in rpm</w:t>
      </w:r>
      <w:r>
        <w:rPr>
          <w:rFonts w:cs="Arial"/>
          <w:color w:val="4472C4"/>
          <w:szCs w:val="17"/>
        </w:rPr>
        <w:t>.</w:t>
      </w:r>
    </w:p>
    <w:p w14:paraId="0CD05762" w14:textId="77777777" w:rsidR="001373BA" w:rsidRPr="001373BA" w:rsidRDefault="001373BA" w:rsidP="001373BA">
      <w:pPr>
        <w:spacing w:after="0"/>
        <w:rPr>
          <w:rFonts w:cs="Arial"/>
          <w:color w:val="4472C4"/>
          <w:szCs w:val="17"/>
        </w:rPr>
      </w:pPr>
      <w:r w:rsidRPr="009C4972">
        <w:rPr>
          <w:rFonts w:cs="Arial"/>
          <w:b/>
          <w:color w:val="4472C4"/>
          <w:szCs w:val="17"/>
        </w:rPr>
        <w:t>Note</w:t>
      </w:r>
      <w:r w:rsidRPr="009C4972">
        <w:rPr>
          <w:rFonts w:cs="Arial"/>
          <w:color w:val="4472C4"/>
          <w:szCs w:val="17"/>
        </w:rPr>
        <w:t xml:space="preserve">: Please refer to design section regarding processing of </w:t>
      </w:r>
      <w:r>
        <w:rPr>
          <w:rFonts w:cs="Arial"/>
          <w:color w:val="4472C4"/>
          <w:szCs w:val="17"/>
        </w:rPr>
        <w:t>mechanical</w:t>
      </w:r>
      <w:r w:rsidRPr="009C4972">
        <w:rPr>
          <w:rFonts w:cs="Arial"/>
          <w:color w:val="4472C4"/>
          <w:szCs w:val="17"/>
        </w:rPr>
        <w:t xml:space="preserve"> fault frequencies with I^2 FFT.</w:t>
      </w:r>
    </w:p>
    <w:p w14:paraId="2FB51070" w14:textId="77777777" w:rsidR="000630C8" w:rsidRDefault="000630C8" w:rsidP="000630C8">
      <w:pPr>
        <w:spacing w:after="0"/>
        <w:jc w:val="both"/>
        <w:rPr>
          <w:rFonts w:cs="Arial"/>
          <w:szCs w:val="17"/>
        </w:rPr>
      </w:pPr>
      <w:r>
        <w:rPr>
          <w:rFonts w:cs="Arial"/>
          <w:szCs w:val="17"/>
        </w:rPr>
        <w:t xml:space="preserve">Identifies peak magnitudes or energy in dB at the stator current frequencies. Calculates maximum change in dB w.r.t baseline (healthy mode) peak magnitudes or energy at the corresponding stator current frequencies. This is performed w.r.t current load bin of operation as given by equations 6 &amp; 7, </w:t>
      </w:r>
    </w:p>
    <w:p w14:paraId="50445741" w14:textId="77777777" w:rsidR="000630C8" w:rsidRDefault="000630C8" w:rsidP="000630C8">
      <w:r>
        <w:rPr>
          <w:rFonts w:cs="Arial"/>
          <w:szCs w:val="17"/>
        </w:rPr>
        <w:t xml:space="preserve"> </w:t>
      </w:r>
      <w:ins w:id="3" w:author="Pamulaparthi, Balakrishna (GE Energy Connections)" w:date="2017-04-25T19:10:00Z">
        <w:r>
          <w:rPr>
            <w:rFonts w:cs="Arial"/>
            <w:szCs w:val="17"/>
          </w:rPr>
          <w:t xml:space="preserve">  </w:t>
        </w:r>
      </w:ins>
      <w:r w:rsidRPr="00FA38E6">
        <w:rPr>
          <w:rFonts w:ascii="Cambria Math" w:hAnsi="Cambria Math"/>
        </w:rPr>
        <w:br/>
      </w:r>
      <w:r>
        <w:t xml:space="preserve">Change in Energy dB = Energy dB (Latest) – Energy dB (Baseline)    (6)                                                         </w:t>
      </w:r>
    </w:p>
    <w:p w14:paraId="68D425CA" w14:textId="77777777" w:rsidR="000630C8" w:rsidRPr="0023513F" w:rsidRDefault="000630C8" w:rsidP="000630C8">
      <w:r>
        <w:t xml:space="preserve">Change in Peak Magnitude dB = Peak magnitude dB (Latest) – Peak magnitude dB (Baseline)   (7)                                                     </w:t>
      </w:r>
    </w:p>
    <w:p w14:paraId="2DBA93AC" w14:textId="77777777" w:rsidR="000630C8" w:rsidRDefault="000630C8" w:rsidP="000630C8">
      <w:pPr>
        <w:spacing w:after="0"/>
      </w:pPr>
      <w:r w:rsidRPr="005D35A7">
        <w:rPr>
          <w:b/>
          <w:highlight w:val="yellow"/>
        </w:rPr>
        <w:t>ESA Application for Stator Fault Detection</w:t>
      </w:r>
      <w:r w:rsidRPr="005D35A7">
        <w:rPr>
          <w:highlight w:val="yellow"/>
        </w:rPr>
        <w:t>:</w:t>
      </w:r>
    </w:p>
    <w:p w14:paraId="69BFE66D" w14:textId="77777777" w:rsidR="000630C8" w:rsidRDefault="000630C8" w:rsidP="000630C8">
      <w:pPr>
        <w:spacing w:after="0"/>
        <w:jc w:val="both"/>
        <w:rPr>
          <w:b/>
          <w:bCs/>
          <w:lang w:val="en-US"/>
        </w:rPr>
      </w:pPr>
    </w:p>
    <w:p w14:paraId="01F7E59A" w14:textId="77777777" w:rsidR="000630C8" w:rsidRPr="00627340" w:rsidRDefault="000630C8" w:rsidP="000630C8">
      <w:pPr>
        <w:spacing w:after="0"/>
        <w:jc w:val="both"/>
        <w:rPr>
          <w:lang w:val="en-US"/>
        </w:rPr>
      </w:pPr>
      <w:r w:rsidRPr="00627340">
        <w:rPr>
          <w:b/>
          <w:bCs/>
          <w:lang w:val="en-US"/>
        </w:rPr>
        <w:t>Stator Faults</w:t>
      </w:r>
      <w:r w:rsidRPr="00627340">
        <w:rPr>
          <w:lang w:val="en-US"/>
        </w:rPr>
        <w:t xml:space="preserve"> </w:t>
      </w:r>
      <w:r w:rsidRPr="00627340">
        <w:rPr>
          <w:b/>
          <w:bCs/>
          <w:lang w:val="en-US"/>
        </w:rPr>
        <w:t>Cause</w:t>
      </w:r>
      <w:r w:rsidRPr="00627340">
        <w:rPr>
          <w:lang w:val="en-US"/>
        </w:rPr>
        <w:t xml:space="preserve">: Damage to insulation, laminations, frames and winding due to various electro-mechanical and thermal stresses. </w:t>
      </w:r>
    </w:p>
    <w:p w14:paraId="1E2FFE0B" w14:textId="77777777" w:rsidR="000630C8" w:rsidRPr="00627340" w:rsidRDefault="000630C8" w:rsidP="000630C8">
      <w:pPr>
        <w:spacing w:after="0"/>
        <w:jc w:val="both"/>
        <w:rPr>
          <w:lang w:val="en-US"/>
        </w:rPr>
      </w:pPr>
      <w:r w:rsidRPr="00627340">
        <w:rPr>
          <w:b/>
          <w:bCs/>
          <w:lang w:val="en-US"/>
        </w:rPr>
        <w:t>Reasons/Effect:</w:t>
      </w:r>
      <w:r w:rsidRPr="00627340">
        <w:rPr>
          <w:lang w:val="en-US"/>
        </w:rPr>
        <w:t xml:space="preserve"> </w:t>
      </w:r>
    </w:p>
    <w:p w14:paraId="3231AF36" w14:textId="77777777" w:rsidR="000630C8" w:rsidRPr="00627340" w:rsidRDefault="000630C8" w:rsidP="000630C8">
      <w:pPr>
        <w:numPr>
          <w:ilvl w:val="0"/>
          <w:numId w:val="22"/>
        </w:numPr>
        <w:spacing w:after="0"/>
        <w:jc w:val="both"/>
        <w:rPr>
          <w:lang w:val="en-US"/>
        </w:rPr>
      </w:pPr>
      <w:r w:rsidRPr="00627340">
        <w:rPr>
          <w:lang w:val="en-US"/>
        </w:rPr>
        <w:lastRenderedPageBreak/>
        <w:t xml:space="preserve">Failure of insulation leading to turn-turn, phase-phase, coil-coil, phase to ground etc. faults. </w:t>
      </w:r>
    </w:p>
    <w:p w14:paraId="371B7279" w14:textId="77777777" w:rsidR="000630C8" w:rsidRPr="00627340" w:rsidRDefault="000630C8" w:rsidP="000630C8">
      <w:pPr>
        <w:numPr>
          <w:ilvl w:val="0"/>
          <w:numId w:val="22"/>
        </w:numPr>
        <w:spacing w:after="0"/>
        <w:jc w:val="both"/>
        <w:rPr>
          <w:lang w:val="en-US"/>
        </w:rPr>
      </w:pPr>
      <w:r w:rsidRPr="00627340">
        <w:rPr>
          <w:lang w:val="en-US"/>
        </w:rPr>
        <w:t>Rotor striking the stator due to misalignment or shaft deflection, bearing failure causing stator laminations to puncture the coil insulation leading to coil to ground fault.</w:t>
      </w:r>
    </w:p>
    <w:p w14:paraId="33036D37" w14:textId="77777777" w:rsidR="000630C8" w:rsidRPr="00627340" w:rsidRDefault="000630C8" w:rsidP="000630C8">
      <w:pPr>
        <w:numPr>
          <w:ilvl w:val="0"/>
          <w:numId w:val="22"/>
        </w:numPr>
        <w:spacing w:after="0"/>
        <w:jc w:val="both"/>
        <w:rPr>
          <w:lang w:val="en-US"/>
        </w:rPr>
      </w:pPr>
      <w:r w:rsidRPr="00627340">
        <w:rPr>
          <w:lang w:val="en-US"/>
        </w:rPr>
        <w:t xml:space="preserve">Transients in supply voltage due to power system faults, VFD's, operation of breakers leading to turn-turn or turn-ground fault. </w:t>
      </w:r>
    </w:p>
    <w:p w14:paraId="2581A7FB" w14:textId="77777777" w:rsidR="000630C8" w:rsidRPr="00627340" w:rsidRDefault="000630C8" w:rsidP="000630C8">
      <w:pPr>
        <w:numPr>
          <w:ilvl w:val="0"/>
          <w:numId w:val="22"/>
        </w:numPr>
        <w:spacing w:after="0"/>
        <w:jc w:val="both"/>
        <w:rPr>
          <w:lang w:val="en-US"/>
        </w:rPr>
      </w:pPr>
      <w:ins w:id="4" w:author="Pamulaparthi, Balakrishna (GE Energy Connections)" w:date="2017-04-25T19:15:00Z">
        <w:r>
          <w:rPr>
            <w:lang w:val="en-US"/>
          </w:rPr>
          <w:t xml:space="preserve"> </w:t>
        </w:r>
      </w:ins>
      <w:r w:rsidRPr="00627340">
        <w:rPr>
          <w:lang w:val="en-US"/>
        </w:rPr>
        <w:t xml:space="preserve">Thermal stress due to over current flowing due to sustained overload or fault, higher ambient temperature, obstructed ventilation, unbalanced supply voltage etc. increases winding temperature and reduces insulation life. </w:t>
      </w:r>
    </w:p>
    <w:p w14:paraId="7A160938" w14:textId="77777777" w:rsidR="000630C8" w:rsidRDefault="000630C8" w:rsidP="000630C8">
      <w:pPr>
        <w:numPr>
          <w:ilvl w:val="0"/>
          <w:numId w:val="22"/>
        </w:numPr>
        <w:spacing w:after="0"/>
        <w:jc w:val="both"/>
        <w:rPr>
          <w:lang w:val="en-US"/>
        </w:rPr>
      </w:pPr>
      <w:r w:rsidRPr="00627340">
        <w:rPr>
          <w:lang w:val="en-US"/>
        </w:rPr>
        <w:t>Environment stress based on ambience temperature.</w:t>
      </w:r>
    </w:p>
    <w:p w14:paraId="3A6C9CA9" w14:textId="77777777" w:rsidR="000630C8" w:rsidRDefault="000630C8" w:rsidP="000630C8">
      <w:pPr>
        <w:spacing w:after="0"/>
        <w:jc w:val="both"/>
        <w:rPr>
          <w:lang w:val="en-US"/>
        </w:rPr>
      </w:pPr>
    </w:p>
    <w:p w14:paraId="73C2C7D9" w14:textId="77777777" w:rsidR="000630C8" w:rsidRPr="00FE2CC1" w:rsidRDefault="000630C8" w:rsidP="000630C8">
      <w:pPr>
        <w:spacing w:after="0"/>
        <w:jc w:val="both"/>
        <w:rPr>
          <w:lang w:val="en-US"/>
        </w:rPr>
      </w:pPr>
      <w:r>
        <w:rPr>
          <w:lang w:val="en-US"/>
        </w:rPr>
        <w:t xml:space="preserve">869 relay detects stator faults using </w:t>
      </w:r>
      <w:r w:rsidRPr="00FE2CC1">
        <w:rPr>
          <w:lang w:val="en-US"/>
        </w:rPr>
        <w:t>ESA based</w:t>
      </w:r>
      <w:r>
        <w:rPr>
          <w:lang w:val="en-US"/>
        </w:rPr>
        <w:t xml:space="preserve"> on fault frequencies computed as</w:t>
      </w:r>
      <w:r w:rsidRPr="00FE2CC1">
        <w:rPr>
          <w:lang w:val="en-US"/>
        </w:rPr>
        <w:t>:</w:t>
      </w:r>
    </w:p>
    <w:p w14:paraId="1279C27A" w14:textId="77777777" w:rsidR="00F21E55" w:rsidRPr="003C02D1" w:rsidRDefault="000630C8" w:rsidP="000630C8">
      <w:pPr>
        <w:numPr>
          <w:ilvl w:val="0"/>
          <w:numId w:val="23"/>
        </w:numPr>
        <w:spacing w:after="0"/>
        <w:rPr>
          <w:color w:val="538135"/>
          <w:lang w:val="en-US"/>
        </w:rPr>
      </w:pPr>
      <w:r w:rsidRPr="003C02D1">
        <w:rPr>
          <w:color w:val="538135"/>
          <w:lang w:val="en-US"/>
        </w:rPr>
        <w:t xml:space="preserve">CF ± Supply frequency sidebands and </w:t>
      </w:r>
    </w:p>
    <w:p w14:paraId="6426727F" w14:textId="77777777" w:rsidR="000630C8" w:rsidRPr="003C02D1" w:rsidRDefault="000630C8" w:rsidP="000630C8">
      <w:pPr>
        <w:numPr>
          <w:ilvl w:val="0"/>
          <w:numId w:val="23"/>
        </w:numPr>
        <w:spacing w:after="0"/>
        <w:rPr>
          <w:color w:val="538135"/>
          <w:lang w:val="en-US"/>
        </w:rPr>
      </w:pPr>
      <w:r w:rsidRPr="003C02D1">
        <w:rPr>
          <w:color w:val="538135"/>
          <w:lang w:val="en-US"/>
        </w:rPr>
        <w:t>CF± Supply frequency ± Rotational frequency sidebands</w:t>
      </w:r>
    </w:p>
    <w:p w14:paraId="32036A79" w14:textId="77777777" w:rsidR="000630C8" w:rsidRPr="00FE2CC1" w:rsidRDefault="000630C8" w:rsidP="000630C8">
      <w:pPr>
        <w:spacing w:after="0"/>
        <w:rPr>
          <w:lang w:val="en-US"/>
        </w:rPr>
      </w:pPr>
      <w:r w:rsidRPr="00FE2CC1">
        <w:rPr>
          <w:lang w:val="en-US"/>
        </w:rPr>
        <w:t xml:space="preserve">where, </w:t>
      </w:r>
    </w:p>
    <w:p w14:paraId="481872DB" w14:textId="77777777" w:rsidR="000630C8" w:rsidRDefault="000630C8" w:rsidP="000630C8">
      <w:pPr>
        <w:spacing w:after="0"/>
        <w:rPr>
          <w:lang w:val="en-US"/>
        </w:rPr>
      </w:pPr>
      <w:r w:rsidRPr="00FE2CC1">
        <w:rPr>
          <w:lang w:val="en-US"/>
        </w:rPr>
        <w:t>CF</w:t>
      </w:r>
      <w:r w:rsidR="007843C4">
        <w:rPr>
          <w:lang w:val="en-US"/>
        </w:rPr>
        <w:t xml:space="preserve"> is </w:t>
      </w:r>
      <w:r>
        <w:rPr>
          <w:lang w:val="en-US"/>
        </w:rPr>
        <w:t xml:space="preserve">Center Frequency = Rotational frequency (rps) * </w:t>
      </w:r>
      <w:r w:rsidRPr="00FE2CC1">
        <w:rPr>
          <w:lang w:val="en-US"/>
        </w:rPr>
        <w:t>Number of stator slots</w:t>
      </w:r>
    </w:p>
    <w:p w14:paraId="6CFB1FA9" w14:textId="77777777" w:rsidR="000630C8" w:rsidRDefault="000630C8" w:rsidP="000630C8">
      <w:pPr>
        <w:spacing w:after="0"/>
        <w:rPr>
          <w:lang w:val="en-US"/>
        </w:rPr>
      </w:pPr>
      <w:r>
        <w:rPr>
          <w:lang w:val="en-US"/>
        </w:rPr>
        <w:t>Rotational frequency = Running speed in rpm/60</w:t>
      </w:r>
    </w:p>
    <w:p w14:paraId="78FA8A01" w14:textId="77777777" w:rsidR="000630C8" w:rsidRDefault="000630C8" w:rsidP="000630C8">
      <w:pPr>
        <w:spacing w:after="0"/>
        <w:rPr>
          <w:lang w:val="en-US"/>
        </w:rPr>
      </w:pPr>
      <w:r>
        <w:rPr>
          <w:lang w:val="en-US"/>
        </w:rPr>
        <w:t xml:space="preserve">Sideband represents the upper and lower frequency region w.r.t stated frequency at center. For example, in figure 2a ‘fc’ represents center frequency and ‘fc+fm’ or ‘fc-fm’ represents sidebands of ‘fc’. </w:t>
      </w:r>
    </w:p>
    <w:p w14:paraId="3E8D530E" w14:textId="77777777" w:rsidR="00B072B7" w:rsidRDefault="00B072B7" w:rsidP="000630C8">
      <w:pPr>
        <w:spacing w:after="0"/>
        <w:rPr>
          <w:lang w:val="en-US"/>
        </w:rPr>
      </w:pPr>
    </w:p>
    <w:p w14:paraId="4EB82251" w14:textId="77777777" w:rsidR="00B072B7" w:rsidRPr="001016B1" w:rsidRDefault="00B072B7" w:rsidP="00962CCA">
      <w:pPr>
        <w:spacing w:after="0"/>
        <w:jc w:val="both"/>
        <w:rPr>
          <w:color w:val="4472C4"/>
          <w:lang w:val="en-US"/>
        </w:rPr>
      </w:pPr>
      <w:r w:rsidRPr="001016B1">
        <w:rPr>
          <w:color w:val="4472C4"/>
          <w:lang w:val="en-US"/>
        </w:rPr>
        <w:t xml:space="preserve">In case of I^2 FFT the stator fault frequencies will be shifted by fundamental frequency and the new fault frequencies will be as shown in figure 2a. i.e. fc (CF), ‘fc+fm’, ‘fc-fm’ will be the new fault frequencies. </w:t>
      </w:r>
    </w:p>
    <w:p w14:paraId="09095C4A" w14:textId="77777777" w:rsidR="00B9500F" w:rsidRPr="001016B1" w:rsidRDefault="00B9500F" w:rsidP="00962CCA">
      <w:pPr>
        <w:spacing w:after="0"/>
        <w:jc w:val="both"/>
        <w:rPr>
          <w:color w:val="4472C4"/>
          <w:lang w:val="en-US"/>
        </w:rPr>
      </w:pPr>
      <w:r w:rsidRPr="001016B1">
        <w:rPr>
          <w:color w:val="4472C4"/>
          <w:lang w:val="en-US"/>
        </w:rPr>
        <w:t>Note: Stator ESA will not be a</w:t>
      </w:r>
      <w:r w:rsidR="0082391F">
        <w:rPr>
          <w:color w:val="4472C4"/>
          <w:lang w:val="en-US"/>
        </w:rPr>
        <w:t>pplicable</w:t>
      </w:r>
      <w:r w:rsidRPr="001016B1">
        <w:rPr>
          <w:color w:val="4472C4"/>
          <w:lang w:val="en-US"/>
        </w:rPr>
        <w:t xml:space="preserve"> in case of no voltage or 1-Ph VT option </w:t>
      </w:r>
      <w:r w:rsidR="00DF2DF5" w:rsidRPr="001016B1">
        <w:rPr>
          <w:color w:val="4472C4"/>
          <w:lang w:val="en-US"/>
        </w:rPr>
        <w:t>based on</w:t>
      </w:r>
      <w:r w:rsidRPr="001016B1">
        <w:rPr>
          <w:color w:val="4472C4"/>
          <w:lang w:val="en-US"/>
        </w:rPr>
        <w:t xml:space="preserve"> voltage type setting</w:t>
      </w:r>
      <w:r w:rsidR="00DF2DF5" w:rsidRPr="001016B1">
        <w:rPr>
          <w:color w:val="4472C4"/>
          <w:lang w:val="en-US"/>
        </w:rPr>
        <w:t xml:space="preserve"> in ESA</w:t>
      </w:r>
      <w:r w:rsidRPr="001016B1">
        <w:rPr>
          <w:color w:val="4472C4"/>
          <w:lang w:val="en-US"/>
        </w:rPr>
        <w:t xml:space="preserve">. </w:t>
      </w:r>
    </w:p>
    <w:p w14:paraId="472634B6" w14:textId="148AC1A2" w:rsidR="000630C8" w:rsidRDefault="001F0BE3" w:rsidP="000630C8">
      <w:pPr>
        <w:spacing w:after="0"/>
        <w:jc w:val="center"/>
        <w:rPr>
          <w:noProof/>
          <w:lang w:val="en-US"/>
        </w:rPr>
      </w:pPr>
      <w:r w:rsidRPr="00446D8F">
        <w:rPr>
          <w:noProof/>
          <w:lang w:val="en-US"/>
        </w:rPr>
        <w:drawing>
          <wp:inline distT="0" distB="0" distL="0" distR="0" wp14:anchorId="259C138A" wp14:editId="399B43F4">
            <wp:extent cx="2857500" cy="16287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628775"/>
                    </a:xfrm>
                    <a:prstGeom prst="rect">
                      <a:avLst/>
                    </a:prstGeom>
                    <a:noFill/>
                    <a:ln>
                      <a:noFill/>
                    </a:ln>
                  </pic:spPr>
                </pic:pic>
              </a:graphicData>
            </a:graphic>
          </wp:inline>
        </w:drawing>
      </w:r>
    </w:p>
    <w:p w14:paraId="1FC0FBF1" w14:textId="77777777" w:rsidR="000630C8" w:rsidRPr="00FE2CC1" w:rsidRDefault="000630C8" w:rsidP="000630C8">
      <w:pPr>
        <w:spacing w:after="0"/>
        <w:jc w:val="center"/>
        <w:rPr>
          <w:lang w:val="en-US"/>
        </w:rPr>
      </w:pPr>
      <w:r>
        <w:t>Figure 2a: Center frequency with sidebands</w:t>
      </w:r>
    </w:p>
    <w:p w14:paraId="498E0D83" w14:textId="77777777" w:rsidR="000630C8" w:rsidRDefault="000630C8" w:rsidP="000630C8">
      <w:pPr>
        <w:spacing w:after="0"/>
        <w:rPr>
          <w:szCs w:val="17"/>
        </w:rPr>
      </w:pPr>
    </w:p>
    <w:p w14:paraId="69A946EF" w14:textId="77777777" w:rsidR="000630C8" w:rsidRDefault="000630C8" w:rsidP="000630C8">
      <w:pPr>
        <w:spacing w:after="0"/>
        <w:rPr>
          <w:szCs w:val="17"/>
        </w:rPr>
      </w:pPr>
      <w:r w:rsidRPr="00D00F28">
        <w:rPr>
          <w:szCs w:val="17"/>
        </w:rPr>
        <w:t>The algorithm</w:t>
      </w:r>
      <w:r>
        <w:rPr>
          <w:szCs w:val="17"/>
        </w:rPr>
        <w:t xml:space="preserve"> for detection of Bearing, Mechanical and Stator fault</w:t>
      </w:r>
      <w:r w:rsidRPr="00D00F28">
        <w:rPr>
          <w:szCs w:val="17"/>
        </w:rPr>
        <w:t xml:space="preserve"> c</w:t>
      </w:r>
      <w:r>
        <w:rPr>
          <w:szCs w:val="17"/>
        </w:rPr>
        <w:t>omprises of two sections namely:</w:t>
      </w:r>
    </w:p>
    <w:p w14:paraId="1E1331B1" w14:textId="77777777" w:rsidR="000630C8" w:rsidRPr="00D00F28" w:rsidRDefault="000630C8" w:rsidP="000630C8">
      <w:pPr>
        <w:spacing w:after="0"/>
        <w:rPr>
          <w:szCs w:val="17"/>
        </w:rPr>
      </w:pPr>
    </w:p>
    <w:p w14:paraId="6166183C" w14:textId="77777777" w:rsidR="000630C8" w:rsidRPr="0038680E" w:rsidRDefault="000630C8" w:rsidP="000630C8">
      <w:pPr>
        <w:numPr>
          <w:ilvl w:val="0"/>
          <w:numId w:val="1"/>
        </w:numPr>
        <w:spacing w:after="0"/>
        <w:jc w:val="both"/>
      </w:pPr>
      <w:r w:rsidRPr="00FA44EF">
        <w:rPr>
          <w:b/>
          <w:szCs w:val="17"/>
        </w:rPr>
        <w:t>Baseline Mode</w:t>
      </w:r>
      <w:r>
        <w:rPr>
          <w:szCs w:val="17"/>
        </w:rPr>
        <w:t xml:space="preserve"> – this mode runs </w:t>
      </w:r>
      <w:r w:rsidRPr="00D00F28">
        <w:rPr>
          <w:szCs w:val="17"/>
        </w:rPr>
        <w:t>once during commissioning</w:t>
      </w:r>
      <w:r>
        <w:rPr>
          <w:szCs w:val="17"/>
        </w:rPr>
        <w:t>/installation</w:t>
      </w:r>
      <w:r w:rsidRPr="00D00F28">
        <w:rPr>
          <w:szCs w:val="17"/>
        </w:rPr>
        <w:t xml:space="preserve"> for a given setup of CTs, PTs and machine rating</w:t>
      </w:r>
      <w:r>
        <w:rPr>
          <w:szCs w:val="17"/>
        </w:rPr>
        <w:t xml:space="preserve"> for </w:t>
      </w:r>
      <w:r w:rsidRPr="00A371CD">
        <w:rPr>
          <w:color w:val="4472C4"/>
          <w:szCs w:val="17"/>
        </w:rPr>
        <w:t xml:space="preserve">default </w:t>
      </w:r>
      <w:r w:rsidR="003C1243">
        <w:rPr>
          <w:color w:val="4472C4"/>
          <w:szCs w:val="17"/>
        </w:rPr>
        <w:t>1</w:t>
      </w:r>
      <w:r w:rsidRPr="00A371CD">
        <w:rPr>
          <w:color w:val="4472C4"/>
          <w:szCs w:val="17"/>
        </w:rPr>
        <w:t xml:space="preserve"> hour</w:t>
      </w:r>
      <w:r w:rsidR="00F074E2" w:rsidRPr="00A371CD">
        <w:rPr>
          <w:color w:val="4472C4"/>
          <w:szCs w:val="17"/>
        </w:rPr>
        <w:t xml:space="preserve"> per load bin</w:t>
      </w:r>
      <w:r w:rsidRPr="005D35A7">
        <w:rPr>
          <w:szCs w:val="17"/>
        </w:rPr>
        <w:t xml:space="preserve"> (baseline period - configurable) of motor operational time. All the dB computations (highest normalized </w:t>
      </w:r>
      <w:r w:rsidRPr="005D35A7">
        <w:rPr>
          <w:szCs w:val="17"/>
        </w:rPr>
        <w:lastRenderedPageBreak/>
        <w:t xml:space="preserve">peak magnitude and energy at peak magnitude) with baseline data are computed and captured w.r.t each load bin. </w:t>
      </w:r>
      <w:r>
        <w:rPr>
          <w:szCs w:val="17"/>
        </w:rPr>
        <w:t>During</w:t>
      </w:r>
      <w:r w:rsidRPr="005D35A7">
        <w:rPr>
          <w:szCs w:val="17"/>
        </w:rPr>
        <w:t xml:space="preserve"> the baseline period, dB computations are averaged </w:t>
      </w:r>
      <w:r>
        <w:rPr>
          <w:szCs w:val="17"/>
        </w:rPr>
        <w:t xml:space="preserve">continuously </w:t>
      </w:r>
      <w:r w:rsidRPr="005D35A7">
        <w:rPr>
          <w:szCs w:val="17"/>
        </w:rPr>
        <w:t>w.r.t ea</w:t>
      </w:r>
      <w:r>
        <w:rPr>
          <w:szCs w:val="17"/>
        </w:rPr>
        <w:t>ch load bin and stored as averaged normalized dB’s</w:t>
      </w:r>
      <w:r w:rsidRPr="005D35A7">
        <w:rPr>
          <w:szCs w:val="17"/>
        </w:rPr>
        <w:t>.</w:t>
      </w:r>
      <w:r w:rsidR="00F074E2">
        <w:rPr>
          <w:szCs w:val="17"/>
        </w:rPr>
        <w:t xml:space="preserve"> </w:t>
      </w:r>
      <w:r w:rsidR="00F074E2" w:rsidRPr="00A371CD">
        <w:rPr>
          <w:color w:val="4472C4"/>
          <w:szCs w:val="17"/>
        </w:rPr>
        <w:t>Apart from average (mean), standard deviation is also computed in a recurring fashion continuously w.r.t each load bin</w:t>
      </w:r>
      <w:r w:rsidR="0082391F">
        <w:rPr>
          <w:color w:val="4472C4"/>
          <w:szCs w:val="17"/>
        </w:rPr>
        <w:t xml:space="preserve"> </w:t>
      </w:r>
      <w:r w:rsidR="00F074E2" w:rsidRPr="00A371CD">
        <w:rPr>
          <w:color w:val="4472C4"/>
          <w:szCs w:val="17"/>
        </w:rPr>
        <w:t>and stored as Standard Deviation[N] where N = Load bin number</w:t>
      </w:r>
      <w:r w:rsidR="00F074E2">
        <w:rPr>
          <w:szCs w:val="17"/>
        </w:rPr>
        <w:t xml:space="preserve">. </w:t>
      </w:r>
      <w:r w:rsidRPr="005D35A7">
        <w:rPr>
          <w:szCs w:val="17"/>
        </w:rPr>
        <w:t xml:space="preserve"> There after</w:t>
      </w:r>
      <w:r>
        <w:rPr>
          <w:szCs w:val="17"/>
        </w:rPr>
        <w:t xml:space="preserve"> device enters into this mode whenever there is a need to capture baseline data for a particular load bin or if the baseline data is not captured for that particular bin during initial </w:t>
      </w:r>
      <w:r w:rsidR="007D3949">
        <w:rPr>
          <w:color w:val="4472C4"/>
          <w:szCs w:val="17"/>
        </w:rPr>
        <w:t>1</w:t>
      </w:r>
      <w:r w:rsidR="001A20B7" w:rsidRPr="00A371CD">
        <w:rPr>
          <w:color w:val="4472C4"/>
          <w:szCs w:val="17"/>
        </w:rPr>
        <w:t>-hour</w:t>
      </w:r>
      <w:r w:rsidRPr="00A371CD">
        <w:rPr>
          <w:color w:val="4472C4"/>
          <w:szCs w:val="17"/>
        </w:rPr>
        <w:t xml:space="preserve"> period</w:t>
      </w:r>
      <w:r w:rsidR="001A20B7" w:rsidRPr="00A371CD">
        <w:rPr>
          <w:color w:val="4472C4"/>
          <w:szCs w:val="17"/>
        </w:rPr>
        <w:t xml:space="preserve"> per load bin</w:t>
      </w:r>
      <w:r>
        <w:rPr>
          <w:szCs w:val="17"/>
        </w:rPr>
        <w:t xml:space="preserve"> (default) after installation, and enters back to operational or monitoring mode instantly once baseline data is captured and stored. FFT is run on baseline data samples to capture peak magnitude or energy for each possible harmonic factor (k = 1,2,3) related to bearing, mechanical and stator faults and averaged values are stored in internal file w.r.t each load bin. Both data quality check and ESA accuracy checks are performed prior to recording data.  Baseline data is considered as healthy data of motor. User can clear baseline data using ‘Clear ESA baseline data’ command and capture data again by enabling baseline mode and configuring baseline period.</w:t>
      </w:r>
    </w:p>
    <w:p w14:paraId="24BC93D5" w14:textId="77777777" w:rsidR="000630C8" w:rsidRDefault="000630C8" w:rsidP="000630C8">
      <w:pPr>
        <w:spacing w:after="0"/>
        <w:ind w:left="720"/>
        <w:jc w:val="both"/>
      </w:pPr>
    </w:p>
    <w:p w14:paraId="71802AA4" w14:textId="77777777" w:rsidR="000630C8" w:rsidRPr="00D00F28" w:rsidRDefault="00845D70" w:rsidP="000630C8">
      <w:pPr>
        <w:numPr>
          <w:ilvl w:val="0"/>
          <w:numId w:val="1"/>
        </w:numPr>
        <w:spacing w:after="0"/>
        <w:jc w:val="both"/>
        <w:rPr>
          <w:szCs w:val="17"/>
        </w:rPr>
      </w:pPr>
      <w:r w:rsidRPr="00845D70">
        <w:rPr>
          <w:b/>
          <w:color w:val="7030A0"/>
          <w:szCs w:val="17"/>
        </w:rPr>
        <w:t>Monitoring</w:t>
      </w:r>
      <w:r w:rsidR="000630C8" w:rsidRPr="00FA44EF">
        <w:rPr>
          <w:b/>
          <w:szCs w:val="17"/>
        </w:rPr>
        <w:t xml:space="preserve"> mode</w:t>
      </w:r>
      <w:r w:rsidR="000630C8" w:rsidRPr="00D00F28">
        <w:rPr>
          <w:szCs w:val="17"/>
        </w:rPr>
        <w:t xml:space="preserve"> – </w:t>
      </w:r>
      <w:r w:rsidR="000630C8">
        <w:rPr>
          <w:szCs w:val="17"/>
        </w:rPr>
        <w:t xml:space="preserve">During the operational mode ESA algorithms for bearing and eccentricity are computed </w:t>
      </w:r>
      <w:r w:rsidR="000630C8" w:rsidRPr="00FE21DC">
        <w:rPr>
          <w:szCs w:val="17"/>
          <w:highlight w:val="yellow"/>
        </w:rPr>
        <w:t>every 1 minute</w:t>
      </w:r>
      <w:r w:rsidR="000630C8">
        <w:rPr>
          <w:szCs w:val="17"/>
        </w:rPr>
        <w:t xml:space="preserve"> based on </w:t>
      </w:r>
      <w:r w:rsidR="001A20B7" w:rsidRPr="00D52DB4">
        <w:rPr>
          <w:color w:val="4472C4"/>
          <w:szCs w:val="17"/>
        </w:rPr>
        <w:t>current square (Ia</w:t>
      </w:r>
      <w:r w:rsidR="001A20B7">
        <w:rPr>
          <w:color w:val="4472C4"/>
          <w:szCs w:val="17"/>
        </w:rPr>
        <w:t>)</w:t>
      </w:r>
      <w:r w:rsidR="001A20B7">
        <w:rPr>
          <w:szCs w:val="17"/>
        </w:rPr>
        <w:t xml:space="preserve"> </w:t>
      </w:r>
      <w:r w:rsidR="000630C8">
        <w:rPr>
          <w:szCs w:val="17"/>
        </w:rPr>
        <w:t xml:space="preserve">samples.  </w:t>
      </w:r>
      <w:r w:rsidR="001A20B7" w:rsidRPr="00D52DB4">
        <w:rPr>
          <w:color w:val="4472C4"/>
          <w:szCs w:val="17"/>
        </w:rPr>
        <w:t>FFT is run on these current square (Ia) samples to capture peak</w:t>
      </w:r>
      <w:r w:rsidR="001A20B7">
        <w:rPr>
          <w:szCs w:val="17"/>
        </w:rPr>
        <w:t xml:space="preserve"> </w:t>
      </w:r>
      <w:r w:rsidR="000630C8">
        <w:rPr>
          <w:szCs w:val="17"/>
        </w:rPr>
        <w:t>magnitude or energy for each possible harmonic factor (k = 1,2,3) related to bearing, mechanical and stator faults and stored in internal file w.r.t each load bin. Computed ESA dB magnitudes at all fault frequencies after each interval   are compared with baseline magnitudes to extract maximum change in dB. Both data quality check and ESA accuracy checks are performed prior to recording data.  User can clear operational data using ‘Clear ESA operational data’ command.</w:t>
      </w:r>
    </w:p>
    <w:p w14:paraId="5CF0D4BB" w14:textId="77777777" w:rsidR="000630C8" w:rsidRDefault="000630C8" w:rsidP="000630C8">
      <w:pPr>
        <w:rPr>
          <w:rFonts w:cs="Arial"/>
          <w:b/>
          <w:bCs/>
          <w:sz w:val="26"/>
          <w:szCs w:val="26"/>
        </w:rPr>
      </w:pPr>
    </w:p>
    <w:p w14:paraId="1E1DED37" w14:textId="77777777" w:rsidR="000630C8" w:rsidRDefault="000630C8" w:rsidP="000630C8">
      <w:pPr>
        <w:rPr>
          <w:rFonts w:cs="Arial"/>
          <w:b/>
          <w:bCs/>
          <w:sz w:val="26"/>
          <w:szCs w:val="26"/>
        </w:rPr>
      </w:pPr>
      <w:r w:rsidRPr="005D35A7">
        <w:rPr>
          <w:rFonts w:cs="Arial"/>
          <w:b/>
          <w:bCs/>
          <w:sz w:val="26"/>
          <w:szCs w:val="26"/>
          <w:highlight w:val="yellow"/>
        </w:rPr>
        <w:t>System/ Motor/Setup</w:t>
      </w:r>
      <w:r>
        <w:rPr>
          <w:rFonts w:cs="Arial"/>
          <w:b/>
          <w:bCs/>
          <w:sz w:val="26"/>
          <w:szCs w:val="26"/>
        </w:rPr>
        <w:t xml:space="preserve"> </w:t>
      </w:r>
    </w:p>
    <w:p w14:paraId="7D22244E" w14:textId="77777777" w:rsidR="000630C8" w:rsidRDefault="000630C8" w:rsidP="000630C8">
      <w:pPr>
        <w:rPr>
          <w:szCs w:val="17"/>
        </w:rPr>
      </w:pPr>
      <w:r w:rsidRPr="00F6222B">
        <w:rPr>
          <w:szCs w:val="17"/>
        </w:rPr>
        <w:t>ESA</w:t>
      </w:r>
      <w:r>
        <w:rPr>
          <w:szCs w:val="17"/>
        </w:rPr>
        <w:t xml:space="preserve"> computation uses some of the existing settings already available in 869. The following are the settings which needs to be configured in specific path, </w:t>
      </w:r>
    </w:p>
    <w:p w14:paraId="21D7AF8F" w14:textId="77777777" w:rsidR="000630C8" w:rsidRPr="00326A6C" w:rsidRDefault="000630C8" w:rsidP="000630C8">
      <w:pPr>
        <w:numPr>
          <w:ilvl w:val="0"/>
          <w:numId w:val="34"/>
        </w:numPr>
        <w:jc w:val="both"/>
        <w:rPr>
          <w:szCs w:val="17"/>
        </w:rPr>
      </w:pPr>
      <w:r w:rsidRPr="005D35A7">
        <w:rPr>
          <w:color w:val="000000"/>
          <w:szCs w:val="22"/>
          <w:lang w:val="en-US"/>
        </w:rPr>
        <w:t>Number of Poles</w:t>
      </w:r>
      <w:r>
        <w:rPr>
          <w:color w:val="000000"/>
          <w:szCs w:val="22"/>
          <w:lang w:val="en-US"/>
        </w:rPr>
        <w:t xml:space="preserve"> from section </w:t>
      </w:r>
      <w:r w:rsidRPr="00C02C86">
        <w:rPr>
          <w:color w:val="000000"/>
          <w:szCs w:val="22"/>
          <w:lang w:val="en-US"/>
        </w:rPr>
        <w:t>System\Motor\Setup</w:t>
      </w:r>
      <w:r>
        <w:rPr>
          <w:color w:val="000000"/>
          <w:szCs w:val="22"/>
          <w:lang w:val="en-US"/>
        </w:rPr>
        <w:t xml:space="preserve"> is used to compute synchronous speed. (Mandatory)</w:t>
      </w:r>
      <w:r w:rsidR="00503172">
        <w:rPr>
          <w:color w:val="000000"/>
          <w:szCs w:val="22"/>
          <w:lang w:val="en-US"/>
        </w:rPr>
        <w:t>.</w:t>
      </w:r>
    </w:p>
    <w:p w14:paraId="6A76D817" w14:textId="77777777" w:rsidR="000630C8" w:rsidRPr="00326A6C" w:rsidRDefault="000630C8" w:rsidP="000630C8">
      <w:pPr>
        <w:numPr>
          <w:ilvl w:val="0"/>
          <w:numId w:val="34"/>
        </w:numPr>
        <w:jc w:val="both"/>
        <w:rPr>
          <w:szCs w:val="17"/>
        </w:rPr>
      </w:pPr>
      <w:r w:rsidRPr="005D35A7">
        <w:rPr>
          <w:color w:val="000000"/>
          <w:szCs w:val="22"/>
          <w:lang w:val="en-US"/>
        </w:rPr>
        <w:t>Motor Rated Horse Power</w:t>
      </w:r>
      <w:r>
        <w:rPr>
          <w:color w:val="000000"/>
          <w:szCs w:val="22"/>
          <w:lang w:val="en-US"/>
        </w:rPr>
        <w:t xml:space="preserve"> and </w:t>
      </w:r>
      <w:r w:rsidRPr="005D35A7">
        <w:rPr>
          <w:color w:val="000000"/>
          <w:szCs w:val="22"/>
          <w:lang w:val="en-US"/>
        </w:rPr>
        <w:t>Motor Rated Efficiency</w:t>
      </w:r>
      <w:r>
        <w:rPr>
          <w:color w:val="000000"/>
          <w:szCs w:val="22"/>
          <w:lang w:val="en-US"/>
        </w:rPr>
        <w:t xml:space="preserve"> from section </w:t>
      </w:r>
      <w:r w:rsidRPr="00C02C86">
        <w:rPr>
          <w:color w:val="000000"/>
          <w:szCs w:val="22"/>
          <w:lang w:val="en-US"/>
        </w:rPr>
        <w:t>System\Motor\</w:t>
      </w:r>
      <w:r>
        <w:rPr>
          <w:color w:val="000000"/>
          <w:szCs w:val="22"/>
          <w:lang w:val="en-US"/>
        </w:rPr>
        <w:t xml:space="preserve"> </w:t>
      </w:r>
      <w:r w:rsidRPr="00C02C86">
        <w:rPr>
          <w:color w:val="000000"/>
          <w:szCs w:val="22"/>
          <w:lang w:val="en-US"/>
        </w:rPr>
        <w:t>Setup</w:t>
      </w:r>
      <w:r>
        <w:rPr>
          <w:color w:val="000000"/>
          <w:szCs w:val="22"/>
          <w:lang w:val="en-US"/>
        </w:rPr>
        <w:t xml:space="preserve"> are used to computed Rated input power which in turn is used for speed estimation. (Mandatory)</w:t>
      </w:r>
      <w:r w:rsidR="00503172">
        <w:rPr>
          <w:color w:val="000000"/>
          <w:szCs w:val="22"/>
          <w:lang w:val="en-US"/>
        </w:rPr>
        <w:t>.</w:t>
      </w:r>
    </w:p>
    <w:p w14:paraId="6C4CCDB5" w14:textId="77777777" w:rsidR="000630C8" w:rsidRPr="00351313" w:rsidRDefault="000630C8" w:rsidP="000630C8">
      <w:pPr>
        <w:numPr>
          <w:ilvl w:val="0"/>
          <w:numId w:val="34"/>
        </w:numPr>
        <w:jc w:val="both"/>
        <w:rPr>
          <w:szCs w:val="17"/>
        </w:rPr>
      </w:pPr>
      <w:r>
        <w:rPr>
          <w:color w:val="000000"/>
          <w:szCs w:val="22"/>
          <w:lang w:val="en-US"/>
        </w:rPr>
        <w:t>Nominal frequency from section Platform\Frequency 1-J or 2-K is used for computing frequency variation in case of data quality check. (Mandatory)</w:t>
      </w:r>
      <w:r w:rsidR="00503172">
        <w:rPr>
          <w:color w:val="000000"/>
          <w:szCs w:val="22"/>
          <w:lang w:val="en-US"/>
        </w:rPr>
        <w:t>.</w:t>
      </w:r>
    </w:p>
    <w:p w14:paraId="597C9369" w14:textId="77777777" w:rsidR="000630C8" w:rsidRPr="00351313" w:rsidRDefault="000630C8" w:rsidP="000630C8">
      <w:pPr>
        <w:numPr>
          <w:ilvl w:val="0"/>
          <w:numId w:val="34"/>
        </w:numPr>
        <w:jc w:val="both"/>
        <w:rPr>
          <w:szCs w:val="17"/>
        </w:rPr>
      </w:pPr>
      <w:r>
        <w:rPr>
          <w:color w:val="000000"/>
          <w:szCs w:val="22"/>
          <w:lang w:val="en-US"/>
        </w:rPr>
        <w:t>Frequency tracking from section Settings\Power System if enabled will be used to compute source frequency more accurately. It is encouraged to enable this setting. (Optional)</w:t>
      </w:r>
      <w:r w:rsidR="00503172">
        <w:rPr>
          <w:color w:val="000000"/>
          <w:szCs w:val="22"/>
          <w:lang w:val="en-US"/>
        </w:rPr>
        <w:t>.</w:t>
      </w:r>
    </w:p>
    <w:p w14:paraId="1B300A53" w14:textId="77777777" w:rsidR="000630C8" w:rsidRPr="00503172" w:rsidRDefault="000630C8" w:rsidP="000630C8">
      <w:pPr>
        <w:numPr>
          <w:ilvl w:val="0"/>
          <w:numId w:val="34"/>
        </w:numPr>
        <w:jc w:val="both"/>
        <w:rPr>
          <w:szCs w:val="17"/>
        </w:rPr>
      </w:pPr>
      <w:r>
        <w:rPr>
          <w:color w:val="000000"/>
          <w:szCs w:val="22"/>
          <w:lang w:val="en-US"/>
        </w:rPr>
        <w:t xml:space="preserve">Rated speed from section </w:t>
      </w:r>
      <w:r w:rsidRPr="00C02C86">
        <w:rPr>
          <w:color w:val="000000"/>
          <w:szCs w:val="22"/>
          <w:lang w:val="en-US"/>
        </w:rPr>
        <w:t>Path:</w:t>
      </w:r>
      <w:r>
        <w:rPr>
          <w:color w:val="000000"/>
          <w:szCs w:val="22"/>
          <w:lang w:val="en-US"/>
        </w:rPr>
        <w:t xml:space="preserve"> Monitoring\Tachometer is used for speed estimation. (Mandatory)</w:t>
      </w:r>
      <w:r w:rsidR="00503172">
        <w:rPr>
          <w:szCs w:val="17"/>
        </w:rPr>
        <w:t>.</w:t>
      </w:r>
    </w:p>
    <w:p w14:paraId="1D08CA33" w14:textId="77777777" w:rsidR="000630C8" w:rsidRDefault="000630C8" w:rsidP="000630C8">
      <w:pPr>
        <w:jc w:val="both"/>
        <w:rPr>
          <w:color w:val="000000"/>
          <w:szCs w:val="22"/>
          <w:lang w:val="en-US"/>
        </w:rPr>
      </w:pPr>
      <w:r>
        <w:rPr>
          <w:szCs w:val="17"/>
        </w:rPr>
        <w:lastRenderedPageBreak/>
        <w:t xml:space="preserve">The following are the settings for ESA function in path </w:t>
      </w:r>
      <w:r>
        <w:rPr>
          <w:color w:val="000000"/>
          <w:szCs w:val="22"/>
          <w:lang w:val="en-US"/>
        </w:rPr>
        <w:t>Set points\Monitoring\ESA:</w:t>
      </w:r>
    </w:p>
    <w:p w14:paraId="7541DB45" w14:textId="404FB6F0" w:rsidR="00C640C0" w:rsidRDefault="001F0BE3" w:rsidP="000630C8">
      <w:pPr>
        <w:jc w:val="both"/>
        <w:rPr>
          <w:color w:val="000000"/>
          <w:szCs w:val="22"/>
          <w:lang w:val="en-US"/>
        </w:rPr>
      </w:pPr>
      <w:r w:rsidRPr="00965A24">
        <w:rPr>
          <w:noProof/>
        </w:rPr>
        <w:drawing>
          <wp:inline distT="0" distB="0" distL="0" distR="0" wp14:anchorId="6FA64B74" wp14:editId="4D1F2EB5">
            <wp:extent cx="3024505" cy="57531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505" cy="5753100"/>
                    </a:xfrm>
                    <a:prstGeom prst="rect">
                      <a:avLst/>
                    </a:prstGeom>
                    <a:noFill/>
                    <a:ln>
                      <a:noFill/>
                    </a:ln>
                  </pic:spPr>
                </pic:pic>
              </a:graphicData>
            </a:graphic>
          </wp:inline>
        </w:drawing>
      </w:r>
    </w:p>
    <w:p w14:paraId="7A85D09C" w14:textId="77777777" w:rsidR="00A552A2" w:rsidRDefault="00A552A2" w:rsidP="000630C8">
      <w:pPr>
        <w:jc w:val="both"/>
        <w:rPr>
          <w:color w:val="000000"/>
          <w:szCs w:val="22"/>
          <w:lang w:val="en-US"/>
        </w:rPr>
      </w:pPr>
    </w:p>
    <w:p w14:paraId="7AA0FC43" w14:textId="77777777" w:rsidR="000630C8" w:rsidRPr="00430E77" w:rsidRDefault="000630C8" w:rsidP="000630C8">
      <w:pPr>
        <w:jc w:val="both"/>
        <w:rPr>
          <w:b/>
          <w:lang w:val="en-US"/>
        </w:rPr>
      </w:pPr>
      <w:r w:rsidRPr="005D35A7">
        <w:rPr>
          <w:b/>
          <w:highlight w:val="yellow"/>
          <w:lang w:val="en-US"/>
        </w:rPr>
        <w:t>Note:</w:t>
      </w:r>
      <w:r w:rsidRPr="00430E77">
        <w:rPr>
          <w:b/>
          <w:lang w:val="en-US"/>
        </w:rPr>
        <w:t xml:space="preserve"> </w:t>
      </w:r>
      <w:r w:rsidRPr="00430E77">
        <w:rPr>
          <w:lang w:val="en-US"/>
        </w:rPr>
        <w:t xml:space="preserve">Some of the </w:t>
      </w:r>
      <w:r>
        <w:rPr>
          <w:lang w:val="en-US"/>
        </w:rPr>
        <w:t xml:space="preserve">existing settings in 869 as mentioned in the beginning of table will be re-used for ESA computation. Hence it is required to configure them. Specifically, since ESA is dependent on speed and frequency, it is mandatory to configure rated speed and frequency tracking should be enabled for accurate ESA results. </w:t>
      </w:r>
    </w:p>
    <w:p w14:paraId="0CFA7F78" w14:textId="77777777" w:rsidR="000630C8" w:rsidRPr="00CD65D3" w:rsidRDefault="000630C8" w:rsidP="000630C8">
      <w:pPr>
        <w:pStyle w:val="Heading4"/>
        <w:rPr>
          <w:b/>
        </w:rPr>
      </w:pPr>
      <w:r w:rsidRPr="005D35A7">
        <w:rPr>
          <w:b/>
          <w:highlight w:val="yellow"/>
        </w:rPr>
        <w:lastRenderedPageBreak/>
        <w:t>Settings</w:t>
      </w:r>
    </w:p>
    <w:p w14:paraId="00F8CC14" w14:textId="77777777" w:rsidR="000630C8" w:rsidRPr="007B4514" w:rsidRDefault="00FA7C2E" w:rsidP="000630C8">
      <w:pPr>
        <w:pStyle w:val="Heading5"/>
        <w:keepLines/>
        <w:tabs>
          <w:tab w:val="left" w:pos="3600"/>
          <w:tab w:val="left" w:pos="7200"/>
        </w:tabs>
        <w:spacing w:after="0"/>
        <w:rPr>
          <w:b w:val="0"/>
          <w:bCs w:val="0"/>
          <w:color w:val="538135"/>
        </w:rPr>
      </w:pPr>
      <w:r w:rsidRPr="007B4514">
        <w:rPr>
          <w:color w:val="538135"/>
        </w:rPr>
        <w:t>Motor Manufacturer</w:t>
      </w:r>
    </w:p>
    <w:p w14:paraId="63B9D88E"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Default: None</w:t>
      </w:r>
      <w:r>
        <w:rPr>
          <w:b w:val="0"/>
          <w:bCs w:val="0"/>
          <w:i/>
          <w:iCs/>
        </w:rPr>
        <w:tab/>
        <w:t>Range: N/A</w:t>
      </w:r>
      <w:r>
        <w:rPr>
          <w:b w:val="0"/>
          <w:bCs w:val="0"/>
          <w:i/>
          <w:iCs/>
        </w:rPr>
        <w:tab/>
        <w:t>Step: N/A</w:t>
      </w:r>
    </w:p>
    <w:p w14:paraId="6BB5AFC1" w14:textId="77777777" w:rsidR="000630C8" w:rsidRDefault="000630C8" w:rsidP="000630C8">
      <w:r>
        <w:t xml:space="preserve">Configure the manufacturer name of motor as character string from motor name plate data information. </w:t>
      </w:r>
    </w:p>
    <w:p w14:paraId="34246132" w14:textId="77777777" w:rsidR="000630C8" w:rsidRPr="007B4514" w:rsidRDefault="00FA7C2E" w:rsidP="000630C8">
      <w:pPr>
        <w:pStyle w:val="Heading5"/>
        <w:keepLines/>
        <w:tabs>
          <w:tab w:val="left" w:pos="3600"/>
          <w:tab w:val="left" w:pos="7200"/>
        </w:tabs>
        <w:spacing w:after="0"/>
        <w:jc w:val="both"/>
        <w:rPr>
          <w:b w:val="0"/>
          <w:bCs w:val="0"/>
          <w:color w:val="538135"/>
        </w:rPr>
      </w:pPr>
      <w:r w:rsidRPr="007B4514">
        <w:rPr>
          <w:color w:val="538135"/>
        </w:rPr>
        <w:t>Function - Bearing</w:t>
      </w:r>
    </w:p>
    <w:p w14:paraId="72B18C29" w14:textId="77777777" w:rsidR="000630C8" w:rsidRPr="0053104E" w:rsidRDefault="000630C8" w:rsidP="000630C8">
      <w:pPr>
        <w:pStyle w:val="Heading5"/>
        <w:keepLines/>
        <w:tabs>
          <w:tab w:val="left" w:pos="3600"/>
          <w:tab w:val="left" w:pos="7200"/>
        </w:tabs>
        <w:spacing w:after="0"/>
        <w:ind w:left="3600" w:hanging="3600"/>
        <w:jc w:val="both"/>
        <w:rPr>
          <w:b w:val="0"/>
          <w:bCs w:val="0"/>
          <w:i/>
          <w:iCs/>
        </w:rPr>
      </w:pPr>
      <w:r>
        <w:rPr>
          <w:b w:val="0"/>
          <w:bCs w:val="0"/>
          <w:i/>
          <w:iCs/>
        </w:rPr>
        <w:t>Default: Disabled</w:t>
      </w:r>
      <w:r>
        <w:rPr>
          <w:b w:val="0"/>
          <w:bCs w:val="0"/>
          <w:i/>
          <w:iCs/>
        </w:rPr>
        <w:tab/>
        <w:t>Range: Disabled, Enabled</w:t>
      </w:r>
      <w:r>
        <w:rPr>
          <w:b w:val="0"/>
          <w:bCs w:val="0"/>
          <w:i/>
          <w:iCs/>
        </w:rPr>
        <w:tab/>
      </w:r>
    </w:p>
    <w:p w14:paraId="205AE84C" w14:textId="77777777" w:rsidR="000630C8" w:rsidRDefault="000630C8" w:rsidP="000630C8">
      <w:pPr>
        <w:jc w:val="both"/>
      </w:pPr>
      <w:r>
        <w:t xml:space="preserve">When </w:t>
      </w:r>
      <w:r w:rsidRPr="006053BB">
        <w:t xml:space="preserve">Enabled </w:t>
      </w:r>
      <w:r>
        <w:t xml:space="preserve">function is selected, the element will run and check for the Bearing (Eccentricity) Fault status as programmed. </w:t>
      </w:r>
    </w:p>
    <w:p w14:paraId="5A8E788F" w14:textId="77777777" w:rsidR="000630C8" w:rsidRPr="007B4514" w:rsidRDefault="00FA7C2E" w:rsidP="000630C8">
      <w:pPr>
        <w:pStyle w:val="Heading5"/>
        <w:keepLines/>
        <w:tabs>
          <w:tab w:val="left" w:pos="3600"/>
          <w:tab w:val="left" w:pos="7200"/>
        </w:tabs>
        <w:spacing w:after="0"/>
        <w:jc w:val="both"/>
        <w:rPr>
          <w:b w:val="0"/>
          <w:bCs w:val="0"/>
          <w:color w:val="538135"/>
        </w:rPr>
      </w:pPr>
      <w:r w:rsidRPr="007B4514">
        <w:rPr>
          <w:color w:val="538135"/>
        </w:rPr>
        <w:t>Function – Mech (Mechanical)</w:t>
      </w:r>
    </w:p>
    <w:p w14:paraId="26B3F4B2" w14:textId="77777777" w:rsidR="000630C8" w:rsidRPr="0053104E" w:rsidRDefault="000630C8" w:rsidP="000630C8">
      <w:pPr>
        <w:pStyle w:val="Heading5"/>
        <w:keepLines/>
        <w:tabs>
          <w:tab w:val="left" w:pos="3600"/>
          <w:tab w:val="left" w:pos="7200"/>
        </w:tabs>
        <w:spacing w:after="0"/>
        <w:ind w:left="3600" w:hanging="3600"/>
        <w:jc w:val="both"/>
        <w:rPr>
          <w:b w:val="0"/>
          <w:bCs w:val="0"/>
          <w:i/>
          <w:iCs/>
        </w:rPr>
      </w:pPr>
      <w:r>
        <w:rPr>
          <w:b w:val="0"/>
          <w:bCs w:val="0"/>
          <w:i/>
          <w:iCs/>
        </w:rPr>
        <w:t>Default: Disabled</w:t>
      </w:r>
      <w:r>
        <w:rPr>
          <w:b w:val="0"/>
          <w:bCs w:val="0"/>
          <w:i/>
          <w:iCs/>
        </w:rPr>
        <w:tab/>
        <w:t>Range: Disabled, Enabled</w:t>
      </w:r>
      <w:r>
        <w:rPr>
          <w:b w:val="0"/>
          <w:bCs w:val="0"/>
          <w:i/>
          <w:iCs/>
        </w:rPr>
        <w:tab/>
      </w:r>
    </w:p>
    <w:p w14:paraId="60BF15F9" w14:textId="77777777" w:rsidR="000630C8" w:rsidRDefault="000630C8" w:rsidP="000630C8">
      <w:pPr>
        <w:jc w:val="both"/>
      </w:pPr>
      <w:r>
        <w:t xml:space="preserve">When </w:t>
      </w:r>
      <w:r w:rsidRPr="006053BB">
        <w:t xml:space="preserve">Enabled </w:t>
      </w:r>
      <w:r>
        <w:t xml:space="preserve">function is selected, the element will run and check for the mechanical (FEM) Fault status as programmed. </w:t>
      </w:r>
    </w:p>
    <w:p w14:paraId="1DBACBF9" w14:textId="77777777" w:rsidR="000630C8" w:rsidRPr="007B4514" w:rsidRDefault="00FE054D" w:rsidP="000630C8">
      <w:pPr>
        <w:pStyle w:val="Heading5"/>
        <w:keepLines/>
        <w:tabs>
          <w:tab w:val="left" w:pos="3600"/>
          <w:tab w:val="left" w:pos="7200"/>
        </w:tabs>
        <w:spacing w:after="0"/>
        <w:jc w:val="both"/>
        <w:rPr>
          <w:b w:val="0"/>
          <w:bCs w:val="0"/>
          <w:color w:val="538135"/>
        </w:rPr>
      </w:pPr>
      <w:r w:rsidRPr="007B4514">
        <w:rPr>
          <w:color w:val="538135"/>
        </w:rPr>
        <w:t>Function - Stator</w:t>
      </w:r>
    </w:p>
    <w:p w14:paraId="222FD31F" w14:textId="77777777" w:rsidR="000630C8" w:rsidRPr="0053104E" w:rsidRDefault="000630C8" w:rsidP="000630C8">
      <w:pPr>
        <w:pStyle w:val="Heading5"/>
        <w:keepLines/>
        <w:tabs>
          <w:tab w:val="left" w:pos="3600"/>
          <w:tab w:val="left" w:pos="7200"/>
        </w:tabs>
        <w:spacing w:after="0"/>
        <w:ind w:left="3600" w:hanging="3600"/>
        <w:jc w:val="both"/>
        <w:rPr>
          <w:b w:val="0"/>
          <w:bCs w:val="0"/>
          <w:i/>
          <w:iCs/>
        </w:rPr>
      </w:pPr>
      <w:r>
        <w:rPr>
          <w:b w:val="0"/>
          <w:bCs w:val="0"/>
          <w:i/>
          <w:iCs/>
        </w:rPr>
        <w:t>Default: Disabled</w:t>
      </w:r>
      <w:r>
        <w:rPr>
          <w:b w:val="0"/>
          <w:bCs w:val="0"/>
          <w:i/>
          <w:iCs/>
        </w:rPr>
        <w:tab/>
        <w:t>Range: Disabled, Enabled</w:t>
      </w:r>
      <w:r>
        <w:rPr>
          <w:b w:val="0"/>
          <w:bCs w:val="0"/>
          <w:i/>
          <w:iCs/>
        </w:rPr>
        <w:tab/>
      </w:r>
    </w:p>
    <w:p w14:paraId="1FC30090" w14:textId="77777777" w:rsidR="000630C8" w:rsidRDefault="000630C8" w:rsidP="00CD7BE8">
      <w:pPr>
        <w:jc w:val="both"/>
      </w:pPr>
      <w:r>
        <w:t xml:space="preserve">When </w:t>
      </w:r>
      <w:r w:rsidRPr="006053BB">
        <w:t xml:space="preserve">Enabled </w:t>
      </w:r>
      <w:r>
        <w:t xml:space="preserve">function is selected, the element will run and check for the stator Fault status as programmed. </w:t>
      </w:r>
    </w:p>
    <w:p w14:paraId="16F965EA" w14:textId="77777777" w:rsidR="00E123CD" w:rsidRPr="00D52DB4" w:rsidRDefault="00E123CD" w:rsidP="00CD7BE8">
      <w:pPr>
        <w:pStyle w:val="Heading5"/>
        <w:keepLines/>
        <w:tabs>
          <w:tab w:val="left" w:pos="3600"/>
          <w:tab w:val="left" w:pos="7200"/>
        </w:tabs>
        <w:spacing w:after="0"/>
        <w:jc w:val="both"/>
        <w:rPr>
          <w:b w:val="0"/>
          <w:bCs w:val="0"/>
          <w:color w:val="4472C4"/>
        </w:rPr>
      </w:pPr>
      <w:r w:rsidRPr="00D52DB4">
        <w:rPr>
          <w:color w:val="4472C4"/>
        </w:rPr>
        <w:t>Motor Type</w:t>
      </w:r>
    </w:p>
    <w:p w14:paraId="78C76E10" w14:textId="77777777" w:rsidR="00E123CD" w:rsidRPr="00D52DB4" w:rsidRDefault="00E123CD" w:rsidP="00CD7BE8">
      <w:pPr>
        <w:pStyle w:val="Heading5"/>
        <w:keepLines/>
        <w:tabs>
          <w:tab w:val="left" w:pos="3600"/>
          <w:tab w:val="left" w:pos="7200"/>
        </w:tabs>
        <w:ind w:left="3600" w:hanging="3600"/>
        <w:jc w:val="both"/>
        <w:rPr>
          <w:b w:val="0"/>
          <w:bCs w:val="0"/>
          <w:i/>
          <w:iCs/>
          <w:color w:val="4472C4"/>
        </w:rPr>
      </w:pPr>
      <w:r w:rsidRPr="00D52DB4">
        <w:rPr>
          <w:b w:val="0"/>
          <w:bCs w:val="0"/>
          <w:i/>
          <w:iCs/>
          <w:color w:val="4472C4"/>
        </w:rPr>
        <w:t xml:space="preserve">Default: </w:t>
      </w:r>
      <w:r w:rsidR="00026283">
        <w:rPr>
          <w:b w:val="0"/>
          <w:bCs w:val="0"/>
          <w:i/>
          <w:iCs/>
          <w:color w:val="4472C4"/>
        </w:rPr>
        <w:t>IND</w:t>
      </w:r>
      <w:r w:rsidRPr="00D52DB4">
        <w:rPr>
          <w:b w:val="0"/>
          <w:bCs w:val="0"/>
          <w:i/>
          <w:iCs/>
          <w:color w:val="4472C4"/>
        </w:rPr>
        <w:tab/>
        <w:t>Range: I</w:t>
      </w:r>
      <w:r w:rsidR="00026283">
        <w:rPr>
          <w:b w:val="0"/>
          <w:bCs w:val="0"/>
          <w:i/>
          <w:iCs/>
          <w:color w:val="4472C4"/>
        </w:rPr>
        <w:t>ND</w:t>
      </w:r>
      <w:r w:rsidRPr="00D52DB4">
        <w:rPr>
          <w:b w:val="0"/>
          <w:bCs w:val="0"/>
          <w:i/>
          <w:iCs/>
          <w:color w:val="4472C4"/>
        </w:rPr>
        <w:t>, VFD</w:t>
      </w:r>
      <w:r w:rsidR="00026283">
        <w:rPr>
          <w:b w:val="0"/>
          <w:bCs w:val="0"/>
          <w:i/>
          <w:iCs/>
          <w:color w:val="4472C4"/>
        </w:rPr>
        <w:t xml:space="preserve">-IND, </w:t>
      </w:r>
      <w:r w:rsidR="00026283" w:rsidRPr="00D52DB4">
        <w:rPr>
          <w:b w:val="0"/>
          <w:bCs w:val="0"/>
          <w:i/>
          <w:iCs/>
          <w:color w:val="4472C4"/>
        </w:rPr>
        <w:t>Synch</w:t>
      </w:r>
      <w:r w:rsidR="00026283">
        <w:rPr>
          <w:b w:val="0"/>
          <w:bCs w:val="0"/>
          <w:i/>
          <w:iCs/>
          <w:color w:val="4472C4"/>
        </w:rPr>
        <w:t>.</w:t>
      </w:r>
      <w:r w:rsidRPr="00D52DB4">
        <w:rPr>
          <w:b w:val="0"/>
          <w:bCs w:val="0"/>
          <w:i/>
          <w:iCs/>
          <w:color w:val="4472C4"/>
        </w:rPr>
        <w:tab/>
      </w:r>
    </w:p>
    <w:p w14:paraId="15D65486" w14:textId="77777777" w:rsidR="00E123CD" w:rsidRDefault="00E123CD" w:rsidP="00CD7BE8">
      <w:pPr>
        <w:jc w:val="both"/>
        <w:rPr>
          <w:color w:val="4472C4"/>
        </w:rPr>
      </w:pPr>
      <w:r w:rsidRPr="00D52DB4">
        <w:rPr>
          <w:color w:val="4472C4"/>
        </w:rPr>
        <w:t>Configure the m</w:t>
      </w:r>
      <w:r w:rsidR="000D6F9D">
        <w:rPr>
          <w:color w:val="4472C4"/>
        </w:rPr>
        <w:t>otor</w:t>
      </w:r>
      <w:r w:rsidRPr="00D52DB4">
        <w:rPr>
          <w:color w:val="4472C4"/>
        </w:rPr>
        <w:t xml:space="preserve"> type as Line Fed Induction Motor (I</w:t>
      </w:r>
      <w:r w:rsidR="00026283">
        <w:rPr>
          <w:color w:val="4472C4"/>
        </w:rPr>
        <w:t>ND</w:t>
      </w:r>
      <w:r w:rsidRPr="00D52DB4">
        <w:rPr>
          <w:color w:val="4472C4"/>
        </w:rPr>
        <w:t xml:space="preserve">), Line Fed Synchronous Motor (Synch) </w:t>
      </w:r>
      <w:r w:rsidR="000D6F9D">
        <w:rPr>
          <w:color w:val="4472C4"/>
        </w:rPr>
        <w:t>or</w:t>
      </w:r>
      <w:r w:rsidRPr="00D52DB4">
        <w:rPr>
          <w:color w:val="4472C4"/>
        </w:rPr>
        <w:t xml:space="preserve"> VFD fed </w:t>
      </w:r>
      <w:r w:rsidRPr="00140687">
        <w:rPr>
          <w:color w:val="4472C4"/>
        </w:rPr>
        <w:t>Induction Motor (</w:t>
      </w:r>
      <w:r>
        <w:rPr>
          <w:color w:val="4472C4"/>
        </w:rPr>
        <w:t>VFD</w:t>
      </w:r>
      <w:r w:rsidR="00026283">
        <w:rPr>
          <w:color w:val="4472C4"/>
        </w:rPr>
        <w:t>-IND</w:t>
      </w:r>
      <w:r w:rsidRPr="00140687">
        <w:rPr>
          <w:color w:val="4472C4"/>
        </w:rPr>
        <w:t>)</w:t>
      </w:r>
      <w:r w:rsidRPr="00D52DB4">
        <w:rPr>
          <w:color w:val="4472C4"/>
        </w:rPr>
        <w:t xml:space="preserve">. </w:t>
      </w:r>
    </w:p>
    <w:p w14:paraId="5A756422" w14:textId="77777777" w:rsidR="00C91175" w:rsidRPr="00D52DB4" w:rsidRDefault="00C91175" w:rsidP="00CD7BE8">
      <w:pPr>
        <w:pStyle w:val="Heading5"/>
        <w:keepLines/>
        <w:tabs>
          <w:tab w:val="left" w:pos="3600"/>
          <w:tab w:val="left" w:pos="7200"/>
        </w:tabs>
        <w:spacing w:after="0"/>
        <w:jc w:val="both"/>
        <w:rPr>
          <w:b w:val="0"/>
          <w:bCs w:val="0"/>
          <w:color w:val="4472C4"/>
        </w:rPr>
      </w:pPr>
      <w:r>
        <w:rPr>
          <w:color w:val="4472C4"/>
        </w:rPr>
        <w:t xml:space="preserve">Voltage </w:t>
      </w:r>
      <w:r w:rsidR="00026283">
        <w:rPr>
          <w:color w:val="4472C4"/>
        </w:rPr>
        <w:t>Type</w:t>
      </w:r>
    </w:p>
    <w:p w14:paraId="648F42D1" w14:textId="77777777" w:rsidR="00C91175" w:rsidRPr="00D52DB4" w:rsidRDefault="00C91175" w:rsidP="00CD7BE8">
      <w:pPr>
        <w:pStyle w:val="Heading5"/>
        <w:keepLines/>
        <w:tabs>
          <w:tab w:val="left" w:pos="3600"/>
          <w:tab w:val="left" w:pos="7200"/>
        </w:tabs>
        <w:ind w:left="3600" w:hanging="3600"/>
        <w:jc w:val="both"/>
        <w:rPr>
          <w:b w:val="0"/>
          <w:bCs w:val="0"/>
          <w:i/>
          <w:iCs/>
          <w:color w:val="4472C4"/>
        </w:rPr>
      </w:pPr>
      <w:r w:rsidRPr="00D52DB4">
        <w:rPr>
          <w:b w:val="0"/>
          <w:bCs w:val="0"/>
          <w:i/>
          <w:iCs/>
          <w:color w:val="4472C4"/>
        </w:rPr>
        <w:t xml:space="preserve">Default: </w:t>
      </w:r>
      <w:r w:rsidR="00026283">
        <w:rPr>
          <w:b w:val="0"/>
          <w:bCs w:val="0"/>
          <w:i/>
          <w:iCs/>
          <w:color w:val="4472C4"/>
        </w:rPr>
        <w:t>3-Ph VT</w:t>
      </w:r>
      <w:r w:rsidRPr="00D52DB4">
        <w:rPr>
          <w:b w:val="0"/>
          <w:bCs w:val="0"/>
          <w:i/>
          <w:iCs/>
          <w:color w:val="4472C4"/>
        </w:rPr>
        <w:tab/>
        <w:t xml:space="preserve">Range: </w:t>
      </w:r>
      <w:r w:rsidR="00026283">
        <w:rPr>
          <w:b w:val="0"/>
          <w:bCs w:val="0"/>
          <w:i/>
          <w:iCs/>
          <w:color w:val="4472C4"/>
        </w:rPr>
        <w:t>3-Ph VT, 1-Ph VT, No</w:t>
      </w:r>
      <w:r w:rsidR="00EF3318">
        <w:rPr>
          <w:b w:val="0"/>
          <w:bCs w:val="0"/>
          <w:i/>
          <w:iCs/>
          <w:color w:val="4472C4"/>
        </w:rPr>
        <w:t xml:space="preserve"> VT</w:t>
      </w:r>
      <w:r w:rsidRPr="00D52DB4">
        <w:rPr>
          <w:b w:val="0"/>
          <w:bCs w:val="0"/>
          <w:i/>
          <w:iCs/>
          <w:color w:val="4472C4"/>
        </w:rPr>
        <w:tab/>
      </w:r>
    </w:p>
    <w:p w14:paraId="67033D4A" w14:textId="77777777" w:rsidR="00026283" w:rsidRDefault="00C91175" w:rsidP="00CD7BE8">
      <w:pPr>
        <w:jc w:val="both"/>
        <w:rPr>
          <w:color w:val="4472C4"/>
        </w:rPr>
      </w:pPr>
      <w:r w:rsidRPr="00D52DB4">
        <w:rPr>
          <w:color w:val="4472C4"/>
        </w:rPr>
        <w:t xml:space="preserve">Configure </w:t>
      </w:r>
      <w:r>
        <w:rPr>
          <w:color w:val="4472C4"/>
        </w:rPr>
        <w:t>if the voltage input to relay is available through VT</w:t>
      </w:r>
      <w:r w:rsidR="00026283">
        <w:rPr>
          <w:color w:val="4472C4"/>
        </w:rPr>
        <w:t xml:space="preserve"> as,</w:t>
      </w:r>
    </w:p>
    <w:p w14:paraId="02533945" w14:textId="77777777" w:rsidR="00026283" w:rsidRDefault="00026283" w:rsidP="00CD7BE8">
      <w:pPr>
        <w:jc w:val="both"/>
        <w:rPr>
          <w:color w:val="4472C4"/>
        </w:rPr>
      </w:pPr>
      <w:r>
        <w:rPr>
          <w:color w:val="4472C4"/>
        </w:rPr>
        <w:t>3-Ph VT – If 3-phase voltage input</w:t>
      </w:r>
      <w:r w:rsidR="00C91175">
        <w:rPr>
          <w:color w:val="4472C4"/>
        </w:rPr>
        <w:t xml:space="preserve"> </w:t>
      </w:r>
      <w:r>
        <w:rPr>
          <w:color w:val="4472C4"/>
        </w:rPr>
        <w:t>is</w:t>
      </w:r>
      <w:r w:rsidR="00C91175">
        <w:rPr>
          <w:color w:val="4472C4"/>
        </w:rPr>
        <w:t xml:space="preserve"> available.</w:t>
      </w:r>
    </w:p>
    <w:p w14:paraId="4DC8C96F" w14:textId="77777777" w:rsidR="00026283" w:rsidRDefault="00026283" w:rsidP="00CD7BE8">
      <w:pPr>
        <w:jc w:val="both"/>
        <w:rPr>
          <w:color w:val="4472C4"/>
        </w:rPr>
      </w:pPr>
      <w:r>
        <w:rPr>
          <w:color w:val="4472C4"/>
        </w:rPr>
        <w:t>1-Ph VT - If only 1-phase voltage input is available.</w:t>
      </w:r>
    </w:p>
    <w:p w14:paraId="2AE4781A" w14:textId="77777777" w:rsidR="00C91175" w:rsidRDefault="00026283" w:rsidP="00CD7BE8">
      <w:pPr>
        <w:jc w:val="both"/>
        <w:rPr>
          <w:color w:val="4472C4"/>
        </w:rPr>
      </w:pPr>
      <w:r>
        <w:rPr>
          <w:color w:val="4472C4"/>
        </w:rPr>
        <w:t>No</w:t>
      </w:r>
      <w:r w:rsidR="00EF3318">
        <w:rPr>
          <w:color w:val="4472C4"/>
        </w:rPr>
        <w:t xml:space="preserve"> VT</w:t>
      </w:r>
      <w:r>
        <w:rPr>
          <w:color w:val="4472C4"/>
        </w:rPr>
        <w:t xml:space="preserve"> – If voltage input is not available.</w:t>
      </w:r>
    </w:p>
    <w:p w14:paraId="19E04095" w14:textId="77777777" w:rsidR="00CD7BE8" w:rsidRPr="00B66575" w:rsidRDefault="00CD7BE8" w:rsidP="00CD7BE8">
      <w:pPr>
        <w:jc w:val="both"/>
        <w:rPr>
          <w:color w:val="000000"/>
        </w:rPr>
      </w:pPr>
      <w:r w:rsidRPr="00B66575">
        <w:rPr>
          <w:color w:val="000000"/>
          <w:highlight w:val="green"/>
        </w:rPr>
        <w:t>Setting dependency: If voltage type is chosen as No</w:t>
      </w:r>
      <w:r w:rsidR="00B67FD0" w:rsidRPr="00B66575">
        <w:rPr>
          <w:color w:val="000000"/>
          <w:highlight w:val="green"/>
        </w:rPr>
        <w:t xml:space="preserve"> VT (either VT is not available with VFD or VT is on the bus side of the system)</w:t>
      </w:r>
      <w:r w:rsidRPr="00B66575">
        <w:rPr>
          <w:color w:val="000000"/>
          <w:highlight w:val="green"/>
        </w:rPr>
        <w:t xml:space="preserve">, then VFD will be </w:t>
      </w:r>
      <w:r w:rsidR="00B67FD0" w:rsidRPr="00B66575">
        <w:rPr>
          <w:color w:val="000000"/>
          <w:highlight w:val="green"/>
        </w:rPr>
        <w:t>considered as</w:t>
      </w:r>
      <w:r w:rsidR="00FB5D11">
        <w:rPr>
          <w:color w:val="000000"/>
          <w:highlight w:val="green"/>
        </w:rPr>
        <w:t xml:space="preserve"> </w:t>
      </w:r>
      <w:r w:rsidR="00B67FD0" w:rsidRPr="00B66575">
        <w:rPr>
          <w:color w:val="000000"/>
          <w:highlight w:val="green"/>
        </w:rPr>
        <w:t>voltage-less case</w:t>
      </w:r>
      <w:r w:rsidR="00FB5D11">
        <w:rPr>
          <w:color w:val="000000"/>
          <w:highlight w:val="green"/>
        </w:rPr>
        <w:t xml:space="preserve"> only</w:t>
      </w:r>
      <w:r w:rsidR="00B67FD0" w:rsidRPr="00B66575">
        <w:rPr>
          <w:color w:val="000000"/>
          <w:highlight w:val="green"/>
        </w:rPr>
        <w:t>.</w:t>
      </w:r>
      <w:r w:rsidR="00B67FD0" w:rsidRPr="00B66575">
        <w:rPr>
          <w:color w:val="000000"/>
        </w:rPr>
        <w:t xml:space="preserve"> </w:t>
      </w:r>
      <w:r w:rsidR="00B67FD0" w:rsidRPr="00B66575">
        <w:rPr>
          <w:color w:val="000000"/>
          <w:highlight w:val="green"/>
        </w:rPr>
        <w:t>1-Ph VT option is not applicable for VFD.</w:t>
      </w:r>
    </w:p>
    <w:p w14:paraId="4B1A6460" w14:textId="77777777" w:rsidR="00871915" w:rsidRPr="00502C0A" w:rsidRDefault="00871915" w:rsidP="000630C8">
      <w:pPr>
        <w:pStyle w:val="Heading5"/>
        <w:keepLines/>
        <w:tabs>
          <w:tab w:val="left" w:pos="3600"/>
          <w:tab w:val="left" w:pos="7200"/>
        </w:tabs>
        <w:spacing w:after="0"/>
        <w:rPr>
          <w:color w:val="C45911"/>
        </w:rPr>
      </w:pPr>
      <w:r w:rsidRPr="00502C0A">
        <w:rPr>
          <w:color w:val="C45911"/>
        </w:rPr>
        <w:t>Data Quality Check</w:t>
      </w:r>
    </w:p>
    <w:p w14:paraId="4E89A552" w14:textId="77777777" w:rsidR="00871915" w:rsidRPr="00502C0A" w:rsidRDefault="00871915" w:rsidP="00871915">
      <w:pPr>
        <w:pStyle w:val="Heading5"/>
        <w:keepLines/>
        <w:tabs>
          <w:tab w:val="left" w:pos="3600"/>
          <w:tab w:val="left" w:pos="7200"/>
        </w:tabs>
        <w:spacing w:after="0"/>
        <w:ind w:left="3600" w:hanging="3600"/>
        <w:jc w:val="both"/>
        <w:rPr>
          <w:b w:val="0"/>
          <w:bCs w:val="0"/>
          <w:i/>
          <w:iCs/>
          <w:color w:val="C45911"/>
        </w:rPr>
      </w:pPr>
      <w:r w:rsidRPr="00502C0A">
        <w:rPr>
          <w:b w:val="0"/>
          <w:bCs w:val="0"/>
          <w:i/>
          <w:iCs/>
          <w:color w:val="C45911"/>
        </w:rPr>
        <w:t xml:space="preserve">Default: </w:t>
      </w:r>
      <w:r w:rsidR="00922E33" w:rsidRPr="00502C0A">
        <w:rPr>
          <w:b w:val="0"/>
          <w:bCs w:val="0"/>
          <w:i/>
          <w:iCs/>
          <w:color w:val="C45911"/>
        </w:rPr>
        <w:t>Enabled</w:t>
      </w:r>
      <w:r w:rsidRPr="00502C0A">
        <w:rPr>
          <w:b w:val="0"/>
          <w:bCs w:val="0"/>
          <w:i/>
          <w:iCs/>
          <w:color w:val="C45911"/>
        </w:rPr>
        <w:tab/>
        <w:t>Range: Disabled, Enabled</w:t>
      </w:r>
      <w:r w:rsidRPr="00502C0A">
        <w:rPr>
          <w:b w:val="0"/>
          <w:bCs w:val="0"/>
          <w:i/>
          <w:iCs/>
          <w:color w:val="C45911"/>
        </w:rPr>
        <w:tab/>
      </w:r>
    </w:p>
    <w:p w14:paraId="11980A97" w14:textId="77777777" w:rsidR="00871915" w:rsidRPr="00502C0A" w:rsidRDefault="00871915" w:rsidP="00B646E4">
      <w:pPr>
        <w:jc w:val="both"/>
        <w:rPr>
          <w:color w:val="C45911"/>
        </w:rPr>
      </w:pPr>
      <w:r w:rsidRPr="00502C0A">
        <w:rPr>
          <w:color w:val="C45911"/>
        </w:rPr>
        <w:t>When Enabled</w:t>
      </w:r>
      <w:r w:rsidR="00B646E4" w:rsidRPr="00502C0A">
        <w:rPr>
          <w:color w:val="C45911"/>
        </w:rPr>
        <w:t xml:space="preserve"> </w:t>
      </w:r>
      <w:r w:rsidR="00B646E4" w:rsidRPr="00B646E4">
        <w:rPr>
          <w:color w:val="C45911"/>
        </w:rPr>
        <w:t>FFT computation on current samples is only performed when data quality check</w:t>
      </w:r>
      <w:r w:rsidR="005D5FC7">
        <w:rPr>
          <w:color w:val="C45911"/>
        </w:rPr>
        <w:t>s</w:t>
      </w:r>
      <w:r w:rsidR="00B646E4" w:rsidRPr="00B646E4">
        <w:rPr>
          <w:color w:val="C45911"/>
        </w:rPr>
        <w:t xml:space="preserve"> </w:t>
      </w:r>
      <w:r w:rsidR="005D5FC7">
        <w:rPr>
          <w:color w:val="C45911"/>
        </w:rPr>
        <w:t xml:space="preserve">are </w:t>
      </w:r>
      <w:r w:rsidR="00B646E4" w:rsidRPr="00B646E4">
        <w:rPr>
          <w:color w:val="C45911"/>
        </w:rPr>
        <w:t>passed.</w:t>
      </w:r>
      <w:r w:rsidR="00B646E4">
        <w:rPr>
          <w:color w:val="C45911"/>
        </w:rPr>
        <w:t xml:space="preserve"> </w:t>
      </w:r>
      <w:r w:rsidR="00B646E4" w:rsidRPr="00B646E4">
        <w:rPr>
          <w:color w:val="C45911"/>
        </w:rPr>
        <w:t xml:space="preserve">ESA element will </w:t>
      </w:r>
      <w:r w:rsidR="005D5FC7">
        <w:rPr>
          <w:color w:val="C45911"/>
        </w:rPr>
        <w:t xml:space="preserve">assert FlexLogic </w:t>
      </w:r>
      <w:r w:rsidR="00B646E4" w:rsidRPr="00B646E4">
        <w:rPr>
          <w:color w:val="C45911"/>
        </w:rPr>
        <w:t xml:space="preserve">operand </w:t>
      </w:r>
      <w:r w:rsidR="005D5FC7">
        <w:rPr>
          <w:color w:val="C45911"/>
        </w:rPr>
        <w:t xml:space="preserve">and generate event </w:t>
      </w:r>
      <w:r w:rsidR="00B646E4" w:rsidRPr="00B646E4">
        <w:rPr>
          <w:color w:val="C45911"/>
        </w:rPr>
        <w:t>‘Data Quality Check Fail’</w:t>
      </w:r>
      <w:r w:rsidR="00B646E4">
        <w:rPr>
          <w:color w:val="C45911"/>
        </w:rPr>
        <w:t xml:space="preserve"> in case input phase A current fails any of the </w:t>
      </w:r>
      <w:r w:rsidR="005D5FC7">
        <w:rPr>
          <w:color w:val="C45911"/>
        </w:rPr>
        <w:t xml:space="preserve">following </w:t>
      </w:r>
      <w:r w:rsidR="00B646E4">
        <w:rPr>
          <w:color w:val="C45911"/>
        </w:rPr>
        <w:t xml:space="preserve">data quality checks. </w:t>
      </w:r>
    </w:p>
    <w:p w14:paraId="10DB077E" w14:textId="77777777" w:rsidR="00871915" w:rsidRPr="00A371CD" w:rsidRDefault="00871915" w:rsidP="005D5FC7">
      <w:pPr>
        <w:numPr>
          <w:ilvl w:val="0"/>
          <w:numId w:val="41"/>
        </w:numPr>
        <w:ind w:left="426"/>
        <w:rPr>
          <w:color w:val="4472C4"/>
        </w:rPr>
      </w:pPr>
      <w:r w:rsidRPr="00A371CD">
        <w:rPr>
          <w:color w:val="4472C4"/>
        </w:rPr>
        <w:t>Frequency measured shall be within +/- 5% limits of nominal frequency</w:t>
      </w:r>
      <w:r w:rsidR="003D44D3" w:rsidRPr="00A371CD">
        <w:rPr>
          <w:color w:val="4472C4"/>
        </w:rPr>
        <w:t xml:space="preserve"> (Except for VFD based on Motor type setting)</w:t>
      </w:r>
      <w:r w:rsidRPr="00A371CD">
        <w:rPr>
          <w:color w:val="4472C4"/>
        </w:rPr>
        <w:t>.</w:t>
      </w:r>
    </w:p>
    <w:p w14:paraId="3DBB2EF0" w14:textId="77777777" w:rsidR="00871915" w:rsidRPr="00A371CD" w:rsidRDefault="00871915" w:rsidP="003D44D3">
      <w:pPr>
        <w:numPr>
          <w:ilvl w:val="0"/>
          <w:numId w:val="41"/>
        </w:numPr>
        <w:ind w:left="426"/>
        <w:rPr>
          <w:color w:val="4472C4"/>
        </w:rPr>
      </w:pPr>
      <w:r w:rsidRPr="00A371CD">
        <w:rPr>
          <w:color w:val="4472C4"/>
        </w:rPr>
        <w:lastRenderedPageBreak/>
        <w:t xml:space="preserve">Voltage measured shall be within +/- </w:t>
      </w:r>
      <w:r w:rsidR="00126D33">
        <w:rPr>
          <w:color w:val="4472C4"/>
        </w:rPr>
        <w:t>10</w:t>
      </w:r>
      <w:r w:rsidRPr="00A371CD">
        <w:rPr>
          <w:color w:val="4472C4"/>
        </w:rPr>
        <w:t xml:space="preserve"> % limits of nominal voltage (voltage order code).</w:t>
      </w:r>
      <w:r w:rsidR="003D44D3" w:rsidRPr="00A371CD">
        <w:rPr>
          <w:color w:val="4472C4"/>
        </w:rPr>
        <w:t xml:space="preserve"> (Except for VFD based on Motor type setting).</w:t>
      </w:r>
      <w:r w:rsidRPr="00A371CD">
        <w:rPr>
          <w:color w:val="4472C4"/>
        </w:rPr>
        <w:t xml:space="preserve"> </w:t>
      </w:r>
    </w:p>
    <w:p w14:paraId="51046F93" w14:textId="77777777" w:rsidR="00871915" w:rsidRPr="00A371CD" w:rsidRDefault="00871915" w:rsidP="005D5FC7">
      <w:pPr>
        <w:numPr>
          <w:ilvl w:val="0"/>
          <w:numId w:val="41"/>
        </w:numPr>
        <w:ind w:left="426"/>
        <w:rPr>
          <w:color w:val="4472C4"/>
        </w:rPr>
      </w:pPr>
      <w:r w:rsidRPr="00A371CD">
        <w:rPr>
          <w:color w:val="4472C4"/>
        </w:rPr>
        <w:t>THD</w:t>
      </w:r>
      <w:r w:rsidR="00B646E4" w:rsidRPr="00A371CD">
        <w:rPr>
          <w:color w:val="4472C4"/>
        </w:rPr>
        <w:t xml:space="preserve"> (total harmonic distortion)</w:t>
      </w:r>
      <w:r w:rsidRPr="00A371CD">
        <w:rPr>
          <w:color w:val="4472C4"/>
        </w:rPr>
        <w:t xml:space="preserve"> of phase </w:t>
      </w:r>
      <w:r w:rsidR="000736A0" w:rsidRPr="00A371CD">
        <w:rPr>
          <w:color w:val="4472C4"/>
        </w:rPr>
        <w:t xml:space="preserve">A </w:t>
      </w:r>
      <w:r w:rsidRPr="00A371CD">
        <w:rPr>
          <w:color w:val="4472C4"/>
        </w:rPr>
        <w:t>current</w:t>
      </w:r>
      <w:r w:rsidR="003D44D3" w:rsidRPr="00A371CD">
        <w:rPr>
          <w:color w:val="4472C4"/>
        </w:rPr>
        <w:t xml:space="preserve"> and voltage</w:t>
      </w:r>
      <w:r w:rsidRPr="00A371CD">
        <w:rPr>
          <w:color w:val="4472C4"/>
        </w:rPr>
        <w:t xml:space="preserve"> computed shall be less than 5%.</w:t>
      </w:r>
    </w:p>
    <w:p w14:paraId="323931B2" w14:textId="77777777" w:rsidR="0079349F" w:rsidRPr="00A371CD" w:rsidRDefault="00871915" w:rsidP="005536A2">
      <w:pPr>
        <w:numPr>
          <w:ilvl w:val="0"/>
          <w:numId w:val="41"/>
        </w:numPr>
        <w:ind w:left="426"/>
        <w:rPr>
          <w:color w:val="4472C4"/>
        </w:rPr>
      </w:pPr>
      <w:r w:rsidRPr="00A371CD">
        <w:rPr>
          <w:color w:val="4472C4"/>
        </w:rPr>
        <w:t>Current unbalance in system computed shall be less than 10%</w:t>
      </w:r>
      <w:r w:rsidR="00B646E4" w:rsidRPr="00A371CD">
        <w:rPr>
          <w:color w:val="4472C4"/>
        </w:rPr>
        <w:t>.</w:t>
      </w:r>
    </w:p>
    <w:p w14:paraId="57344497" w14:textId="77777777" w:rsidR="003D44D3" w:rsidRPr="00A371CD" w:rsidRDefault="003D44D3" w:rsidP="003D44D3">
      <w:pPr>
        <w:numPr>
          <w:ilvl w:val="0"/>
          <w:numId w:val="41"/>
        </w:numPr>
        <w:ind w:left="426"/>
        <w:rPr>
          <w:color w:val="4472C4"/>
        </w:rPr>
      </w:pPr>
      <w:r w:rsidRPr="00A371CD">
        <w:rPr>
          <w:color w:val="4472C4"/>
        </w:rPr>
        <w:t xml:space="preserve">Voltage unbalance in system computed shall be less than </w:t>
      </w:r>
      <w:r w:rsidR="00126D33">
        <w:rPr>
          <w:color w:val="4472C4"/>
        </w:rPr>
        <w:t>5</w:t>
      </w:r>
      <w:r w:rsidRPr="00A371CD">
        <w:rPr>
          <w:color w:val="4472C4"/>
        </w:rPr>
        <w:t>%. (Voltage unbalance as per IEC can be computed as the ratio of V2/V1 represented as % similar to current unbalance in 869, where V1 is pos seq voltage and V2 is neg seq voltage from metering).</w:t>
      </w:r>
    </w:p>
    <w:p w14:paraId="0B384746" w14:textId="77777777" w:rsidR="003D44D3" w:rsidRPr="00A371CD" w:rsidRDefault="003D44D3" w:rsidP="003D44D3">
      <w:pPr>
        <w:numPr>
          <w:ilvl w:val="0"/>
          <w:numId w:val="41"/>
        </w:numPr>
        <w:ind w:left="426"/>
        <w:rPr>
          <w:color w:val="4472C4"/>
        </w:rPr>
      </w:pPr>
      <w:r w:rsidRPr="00A371CD">
        <w:rPr>
          <w:color w:val="4472C4"/>
        </w:rPr>
        <w:t xml:space="preserve">The total number of cycles of data collected shall be integral no. of cycles for both 50 Hz and 60 Hz systems i.e. time length shall be multiple of 20 ms and 16.67 ms for   50 Hz and 60 Hz systems respectively. </w:t>
      </w:r>
    </w:p>
    <w:p w14:paraId="091309EC"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Baseline Period</w:t>
      </w:r>
    </w:p>
    <w:p w14:paraId="3A704CC5" w14:textId="77777777" w:rsidR="000630C8" w:rsidRPr="00A371CD" w:rsidRDefault="000630C8" w:rsidP="000630C8">
      <w:pPr>
        <w:rPr>
          <w:color w:val="4472C4"/>
        </w:rPr>
      </w:pPr>
      <w:r w:rsidRPr="00A371CD">
        <w:rPr>
          <w:bCs/>
          <w:i/>
          <w:iCs/>
          <w:color w:val="4472C4"/>
        </w:rPr>
        <w:t xml:space="preserve">Default: </w:t>
      </w:r>
      <w:r w:rsidR="00026283">
        <w:rPr>
          <w:bCs/>
          <w:i/>
          <w:iCs/>
          <w:color w:val="4472C4"/>
        </w:rPr>
        <w:t>60 mins</w:t>
      </w:r>
      <w:r w:rsidRPr="00A371CD">
        <w:rPr>
          <w:bCs/>
          <w:i/>
          <w:iCs/>
          <w:color w:val="4472C4"/>
        </w:rPr>
        <w:tab/>
      </w:r>
      <w:r w:rsidRPr="00A371CD">
        <w:rPr>
          <w:bCs/>
          <w:i/>
          <w:iCs/>
          <w:color w:val="4472C4"/>
        </w:rPr>
        <w:tab/>
      </w:r>
      <w:r w:rsidRPr="00A371CD">
        <w:rPr>
          <w:bCs/>
          <w:i/>
          <w:iCs/>
          <w:color w:val="4472C4"/>
        </w:rPr>
        <w:tab/>
      </w:r>
      <w:r w:rsidRPr="00A371CD">
        <w:rPr>
          <w:bCs/>
          <w:i/>
          <w:iCs/>
          <w:color w:val="4472C4"/>
          <w:highlight w:val="yellow"/>
        </w:rPr>
        <w:t xml:space="preserve">Range: 1 to </w:t>
      </w:r>
      <w:r w:rsidR="00026283">
        <w:rPr>
          <w:bCs/>
          <w:i/>
          <w:iCs/>
          <w:color w:val="4472C4"/>
          <w:highlight w:val="yellow"/>
        </w:rPr>
        <w:t>300</w:t>
      </w:r>
      <w:r w:rsidRPr="00A371CD">
        <w:rPr>
          <w:bCs/>
          <w:i/>
          <w:iCs/>
          <w:color w:val="4472C4"/>
          <w:highlight w:val="yellow"/>
        </w:rPr>
        <w:t xml:space="preserve"> </w:t>
      </w:r>
      <w:r w:rsidR="00026283">
        <w:rPr>
          <w:bCs/>
          <w:i/>
          <w:iCs/>
          <w:color w:val="4472C4"/>
          <w:highlight w:val="yellow"/>
        </w:rPr>
        <w:t>min</w:t>
      </w:r>
      <w:r w:rsidRPr="00A371CD">
        <w:rPr>
          <w:bCs/>
          <w:i/>
          <w:iCs/>
          <w:color w:val="4472C4"/>
          <w:highlight w:val="yellow"/>
        </w:rPr>
        <w:t>s</w:t>
      </w:r>
      <w:r w:rsidRPr="00A371CD">
        <w:rPr>
          <w:bCs/>
          <w:i/>
          <w:iCs/>
          <w:color w:val="4472C4"/>
        </w:rPr>
        <w:t xml:space="preserve">                         </w:t>
      </w:r>
      <w:r w:rsidR="00026283">
        <w:rPr>
          <w:bCs/>
          <w:i/>
          <w:iCs/>
          <w:color w:val="4472C4"/>
        </w:rPr>
        <w:t xml:space="preserve"> </w:t>
      </w:r>
      <w:r w:rsidRPr="00A371CD">
        <w:rPr>
          <w:bCs/>
          <w:i/>
          <w:iCs/>
          <w:color w:val="4472C4"/>
        </w:rPr>
        <w:t xml:space="preserve">      Step: 1 </w:t>
      </w:r>
      <w:r w:rsidR="00026283">
        <w:rPr>
          <w:bCs/>
          <w:i/>
          <w:iCs/>
          <w:color w:val="4472C4"/>
        </w:rPr>
        <w:t>min</w:t>
      </w:r>
    </w:p>
    <w:p w14:paraId="013DF797" w14:textId="77777777" w:rsidR="000630C8" w:rsidRPr="00A371CD" w:rsidRDefault="000630C8" w:rsidP="000630C8">
      <w:pPr>
        <w:jc w:val="both"/>
        <w:rPr>
          <w:color w:val="4472C4"/>
        </w:rPr>
      </w:pPr>
      <w:r w:rsidRPr="00A371CD">
        <w:rPr>
          <w:color w:val="4472C4"/>
        </w:rPr>
        <w:t xml:space="preserve">Baseline period indicates the duration (motor running hours) until which relay stays in this period to capture baseline data </w:t>
      </w:r>
      <w:r w:rsidR="009109E1" w:rsidRPr="00A371CD">
        <w:rPr>
          <w:color w:val="4472C4"/>
        </w:rPr>
        <w:t xml:space="preserve">for each load bin </w:t>
      </w:r>
      <w:r w:rsidRPr="00A371CD">
        <w:rPr>
          <w:color w:val="4472C4"/>
        </w:rPr>
        <w:t xml:space="preserve">during installation or commissioning for extracting baseline (healthy) dB magnitudes. </w:t>
      </w:r>
    </w:p>
    <w:p w14:paraId="414FFD0D"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Baseline Mode</w:t>
      </w:r>
    </w:p>
    <w:p w14:paraId="34ABA11C" w14:textId="77777777" w:rsidR="000630C8" w:rsidRPr="0053104E" w:rsidRDefault="000630C8" w:rsidP="000630C8">
      <w:r w:rsidRPr="0053104E">
        <w:rPr>
          <w:bCs/>
          <w:i/>
          <w:iCs/>
        </w:rPr>
        <w:t xml:space="preserve">Default: </w:t>
      </w:r>
      <w:r>
        <w:rPr>
          <w:bCs/>
          <w:i/>
          <w:iCs/>
        </w:rPr>
        <w:t>Disabled</w:t>
      </w:r>
      <w:r w:rsidRPr="0053104E">
        <w:rPr>
          <w:bCs/>
          <w:i/>
          <w:iCs/>
        </w:rPr>
        <w:tab/>
      </w:r>
      <w:r>
        <w:rPr>
          <w:bCs/>
          <w:i/>
          <w:iCs/>
        </w:rPr>
        <w:tab/>
      </w:r>
      <w:r>
        <w:rPr>
          <w:bCs/>
          <w:i/>
          <w:iCs/>
        </w:rPr>
        <w:tab/>
      </w:r>
      <w:r w:rsidRPr="0053104E">
        <w:rPr>
          <w:bCs/>
          <w:i/>
          <w:iCs/>
        </w:rPr>
        <w:t>Range:</w:t>
      </w:r>
      <w:r w:rsidRPr="006B302A">
        <w:rPr>
          <w:bCs/>
          <w:i/>
          <w:iCs/>
        </w:rPr>
        <w:t xml:space="preserve"> Disabled, Enabled</w:t>
      </w:r>
    </w:p>
    <w:p w14:paraId="375075C1" w14:textId="77777777" w:rsidR="000630C8" w:rsidRPr="00A3456E" w:rsidRDefault="000630C8" w:rsidP="000630C8">
      <w:pPr>
        <w:jc w:val="both"/>
      </w:pPr>
      <w:r>
        <w:t xml:space="preserve">Baseline mode will be disabled by default. During installation/commissioning this mode needs to be enabled along with baseline period set. 869 will capture baseline data for the time period and comes back to operational mode automatically. In case required, user can clear baseline data and start data capturing again by enabling baseline mode and setting or changing baseline period if required. </w:t>
      </w:r>
      <w:r w:rsidRPr="007B4514">
        <w:rPr>
          <w:color w:val="A6A6A6"/>
        </w:rPr>
        <w:t xml:space="preserve">. </w:t>
      </w:r>
    </w:p>
    <w:p w14:paraId="24C24B00" w14:textId="77777777" w:rsidR="000630C8" w:rsidRPr="007B4514" w:rsidRDefault="00FE054D" w:rsidP="000630C8">
      <w:pPr>
        <w:autoSpaceDE w:val="0"/>
        <w:autoSpaceDN w:val="0"/>
        <w:adjustRightInd w:val="0"/>
        <w:spacing w:after="0"/>
        <w:rPr>
          <w:b/>
          <w:bCs/>
          <w:color w:val="538135"/>
        </w:rPr>
      </w:pPr>
      <w:r w:rsidRPr="007B4514">
        <w:rPr>
          <w:b/>
          <w:bCs/>
          <w:color w:val="538135"/>
        </w:rPr>
        <w:t>No. of Rolling Elements</w:t>
      </w:r>
    </w:p>
    <w:p w14:paraId="4CC40954" w14:textId="77777777" w:rsidR="000630C8" w:rsidRPr="008B40B1" w:rsidRDefault="000630C8" w:rsidP="000630C8">
      <w:r w:rsidRPr="0053104E">
        <w:rPr>
          <w:bCs/>
          <w:i/>
          <w:iCs/>
        </w:rPr>
        <w:t xml:space="preserve">Default: </w:t>
      </w:r>
      <w:r w:rsidR="00FE054D" w:rsidRPr="007B4514">
        <w:rPr>
          <w:bCs/>
          <w:i/>
          <w:iCs/>
          <w:color w:val="538135"/>
        </w:rPr>
        <w:t>2</w:t>
      </w:r>
      <w:r w:rsidRPr="0053104E">
        <w:rPr>
          <w:bCs/>
          <w:i/>
          <w:iCs/>
        </w:rPr>
        <w:tab/>
      </w:r>
      <w:r>
        <w:rPr>
          <w:bCs/>
          <w:i/>
          <w:iCs/>
        </w:rPr>
        <w:tab/>
      </w:r>
      <w:r>
        <w:rPr>
          <w:bCs/>
          <w:i/>
          <w:iCs/>
        </w:rPr>
        <w:tab/>
      </w:r>
      <w:r>
        <w:rPr>
          <w:bCs/>
          <w:i/>
          <w:iCs/>
        </w:rPr>
        <w:tab/>
      </w:r>
      <w:r w:rsidRPr="0053104E">
        <w:rPr>
          <w:bCs/>
          <w:i/>
          <w:iCs/>
        </w:rPr>
        <w:t xml:space="preserve">Range: </w:t>
      </w:r>
      <w:r>
        <w:rPr>
          <w:bCs/>
          <w:i/>
          <w:iCs/>
        </w:rPr>
        <w:t xml:space="preserve">1 to 1000 </w:t>
      </w:r>
      <w:r>
        <w:rPr>
          <w:bCs/>
          <w:i/>
          <w:iCs/>
        </w:rPr>
        <w:tab/>
      </w:r>
      <w:r>
        <w:rPr>
          <w:bCs/>
          <w:i/>
          <w:iCs/>
        </w:rPr>
        <w:tab/>
      </w:r>
      <w:r>
        <w:rPr>
          <w:bCs/>
          <w:i/>
          <w:iCs/>
        </w:rPr>
        <w:tab/>
      </w:r>
      <w:r w:rsidRPr="0053104E">
        <w:rPr>
          <w:bCs/>
          <w:i/>
          <w:iCs/>
        </w:rPr>
        <w:t xml:space="preserve">Step: </w:t>
      </w:r>
      <w:r>
        <w:rPr>
          <w:bCs/>
          <w:i/>
          <w:iCs/>
        </w:rPr>
        <w:t xml:space="preserve">1 </w:t>
      </w:r>
    </w:p>
    <w:p w14:paraId="17A6BC8D" w14:textId="77777777" w:rsidR="000630C8" w:rsidRDefault="000630C8" w:rsidP="000630C8">
      <w:pPr>
        <w:jc w:val="both"/>
      </w:pPr>
      <w:r>
        <w:t xml:space="preserve">Number of rolling elements (ball or cylindrical) needs to be configured from motor bearing specification information as specified by manufacturer. </w:t>
      </w:r>
    </w:p>
    <w:p w14:paraId="729C2950" w14:textId="77777777" w:rsidR="000630C8" w:rsidRPr="007B4514" w:rsidRDefault="00FE054D" w:rsidP="000630C8">
      <w:pPr>
        <w:pStyle w:val="Heading5"/>
        <w:keepLines/>
        <w:tabs>
          <w:tab w:val="left" w:pos="3600"/>
          <w:tab w:val="left" w:pos="7200"/>
        </w:tabs>
        <w:spacing w:after="0"/>
        <w:rPr>
          <w:b w:val="0"/>
          <w:bCs w:val="0"/>
          <w:color w:val="538135"/>
        </w:rPr>
      </w:pPr>
      <w:r w:rsidRPr="007B4514">
        <w:rPr>
          <w:color w:val="538135"/>
        </w:rPr>
        <w:t>Cage Diameter</w:t>
      </w:r>
    </w:p>
    <w:p w14:paraId="6BE9D5D3" w14:textId="77777777" w:rsidR="000630C8" w:rsidRDefault="000630C8" w:rsidP="000630C8">
      <w:pPr>
        <w:pStyle w:val="Heading5"/>
        <w:keepLines/>
        <w:tabs>
          <w:tab w:val="left" w:pos="3600"/>
          <w:tab w:val="left" w:pos="7200"/>
        </w:tabs>
        <w:ind w:left="3600" w:hanging="3600"/>
        <w:rPr>
          <w:b w:val="0"/>
          <w:bCs w:val="0"/>
          <w:i/>
          <w:iCs/>
        </w:rPr>
      </w:pPr>
      <w:bookmarkStart w:id="5" w:name="OLE_LINK2"/>
      <w:r>
        <w:rPr>
          <w:b w:val="0"/>
          <w:bCs w:val="0"/>
          <w:i/>
          <w:iCs/>
        </w:rPr>
        <w:t>Default: 0.5 inch</w:t>
      </w:r>
      <w:r>
        <w:rPr>
          <w:b w:val="0"/>
          <w:bCs w:val="0"/>
          <w:i/>
          <w:iCs/>
        </w:rPr>
        <w:tab/>
        <w:t>Range: 0.001 to 1000.000</w:t>
      </w:r>
      <w:r>
        <w:rPr>
          <w:b w:val="0"/>
          <w:bCs w:val="0"/>
          <w:i/>
          <w:iCs/>
        </w:rPr>
        <w:tab/>
        <w:t>Step: 0.001</w:t>
      </w:r>
    </w:p>
    <w:bookmarkEnd w:id="5"/>
    <w:p w14:paraId="04BCF1EC" w14:textId="77777777" w:rsidR="000630C8" w:rsidRDefault="000630C8" w:rsidP="000630C8">
      <w:pPr>
        <w:jc w:val="both"/>
      </w:pPr>
      <w:r>
        <w:t>Cage diameter needs to be configured from motor bearing specification information as specified by manufacturer. See figure 3 ‘Dc’ for reference.</w:t>
      </w:r>
    </w:p>
    <w:p w14:paraId="5F999E5C" w14:textId="77777777" w:rsidR="000630C8" w:rsidRPr="007B4514" w:rsidRDefault="00FE054D" w:rsidP="000630C8">
      <w:pPr>
        <w:pStyle w:val="Heading5"/>
        <w:keepLines/>
        <w:tabs>
          <w:tab w:val="left" w:pos="3600"/>
          <w:tab w:val="left" w:pos="7200"/>
        </w:tabs>
        <w:spacing w:after="0"/>
        <w:rPr>
          <w:b w:val="0"/>
          <w:bCs w:val="0"/>
          <w:color w:val="538135"/>
        </w:rPr>
      </w:pPr>
      <w:r w:rsidRPr="007B4514">
        <w:rPr>
          <w:color w:val="538135"/>
        </w:rPr>
        <w:t>Rolling Element Ball Diameter</w:t>
      </w:r>
    </w:p>
    <w:p w14:paraId="235D0F08" w14:textId="77777777" w:rsidR="000630C8" w:rsidRDefault="000630C8" w:rsidP="000630C8">
      <w:pPr>
        <w:pStyle w:val="Heading5"/>
        <w:keepLines/>
        <w:tabs>
          <w:tab w:val="left" w:pos="3600"/>
          <w:tab w:val="left" w:pos="7200"/>
        </w:tabs>
        <w:spacing w:after="0"/>
        <w:ind w:left="3600" w:hanging="3600"/>
        <w:rPr>
          <w:b w:val="0"/>
          <w:bCs w:val="0"/>
          <w:i/>
          <w:iCs/>
        </w:rPr>
      </w:pPr>
      <w:r>
        <w:rPr>
          <w:b w:val="0"/>
          <w:bCs w:val="0"/>
          <w:i/>
          <w:iCs/>
        </w:rPr>
        <w:t>Default: 0.1 inch</w:t>
      </w:r>
      <w:r>
        <w:rPr>
          <w:b w:val="0"/>
          <w:bCs w:val="0"/>
          <w:i/>
          <w:iCs/>
        </w:rPr>
        <w:tab/>
        <w:t>Range: 0.001 to 1000.000</w:t>
      </w:r>
      <w:r>
        <w:rPr>
          <w:b w:val="0"/>
          <w:bCs w:val="0"/>
          <w:i/>
          <w:iCs/>
        </w:rPr>
        <w:tab/>
        <w:t>Step: 0.001</w:t>
      </w:r>
    </w:p>
    <w:p w14:paraId="4416770E" w14:textId="77777777" w:rsidR="000630C8" w:rsidRDefault="000630C8" w:rsidP="000630C8">
      <w:pPr>
        <w:jc w:val="both"/>
      </w:pPr>
      <w:r>
        <w:t xml:space="preserve">Rolling element ball diameter needs to be configured from motor bearing specification information as specified by manufacturer.  See figure 3 ‘Db’ for reference. </w:t>
      </w:r>
    </w:p>
    <w:p w14:paraId="2CE22310" w14:textId="53B9D8EE" w:rsidR="000630C8" w:rsidRDefault="001F0BE3" w:rsidP="000630C8">
      <w:pPr>
        <w:jc w:val="center"/>
        <w:rPr>
          <w:noProof/>
          <w:lang w:val="en-US"/>
        </w:rPr>
      </w:pPr>
      <w:r w:rsidRPr="00C42B68">
        <w:rPr>
          <w:noProof/>
          <w:lang w:val="en-US"/>
        </w:rPr>
        <w:lastRenderedPageBreak/>
        <w:drawing>
          <wp:inline distT="0" distB="0" distL="0" distR="0" wp14:anchorId="59A9956E" wp14:editId="010FBC5C">
            <wp:extent cx="4257675" cy="27990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799080"/>
                    </a:xfrm>
                    <a:prstGeom prst="rect">
                      <a:avLst/>
                    </a:prstGeom>
                    <a:noFill/>
                    <a:ln>
                      <a:noFill/>
                    </a:ln>
                  </pic:spPr>
                </pic:pic>
              </a:graphicData>
            </a:graphic>
          </wp:inline>
        </w:drawing>
      </w:r>
    </w:p>
    <w:p w14:paraId="7A67E185" w14:textId="77777777" w:rsidR="000630C8" w:rsidRDefault="000630C8" w:rsidP="000630C8">
      <w:pPr>
        <w:jc w:val="both"/>
      </w:pPr>
      <w:r>
        <w:rPr>
          <w:noProof/>
          <w:lang w:val="en-US"/>
        </w:rPr>
        <w:t xml:space="preserve">                                    Figure 3: Ball bearing cross-sectional view</w:t>
      </w:r>
    </w:p>
    <w:p w14:paraId="7E439ACE"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No. of Stator Slots</w:t>
      </w:r>
    </w:p>
    <w:p w14:paraId="0296DBD5"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917F3D" w:rsidRPr="007B4514">
        <w:rPr>
          <w:b w:val="0"/>
          <w:bCs w:val="0"/>
          <w:i/>
          <w:iCs/>
          <w:color w:val="538135"/>
        </w:rPr>
        <w:t>2</w:t>
      </w:r>
      <w:r>
        <w:rPr>
          <w:b w:val="0"/>
          <w:bCs w:val="0"/>
          <w:i/>
          <w:iCs/>
        </w:rPr>
        <w:tab/>
        <w:t>Range: 1 to 500</w:t>
      </w:r>
      <w:r>
        <w:rPr>
          <w:b w:val="0"/>
          <w:bCs w:val="0"/>
          <w:i/>
          <w:iCs/>
        </w:rPr>
        <w:tab/>
        <w:t xml:space="preserve">Step: 1 </w:t>
      </w:r>
    </w:p>
    <w:p w14:paraId="707C2BC1" w14:textId="77777777" w:rsidR="000630C8" w:rsidRPr="0009225F" w:rsidRDefault="000630C8" w:rsidP="000630C8">
      <w:pPr>
        <w:jc w:val="both"/>
      </w:pPr>
      <w:r>
        <w:t xml:space="preserve">Configure the number of stator slots based on motor design. This information will be available with manufacturer or in motor technical manuals. </w:t>
      </w:r>
    </w:p>
    <w:p w14:paraId="66A77FDA" w14:textId="77777777" w:rsidR="000630C8" w:rsidRDefault="000630C8" w:rsidP="000630C8">
      <w:pPr>
        <w:pStyle w:val="Heading5"/>
        <w:keepLines/>
        <w:tabs>
          <w:tab w:val="left" w:pos="3600"/>
          <w:tab w:val="left" w:pos="7200"/>
        </w:tabs>
        <w:spacing w:after="0"/>
      </w:pPr>
    </w:p>
    <w:p w14:paraId="42E0BEF6"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Bearing Flt PKP Stg 1</w:t>
      </w:r>
    </w:p>
    <w:p w14:paraId="430ACB5E"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5D2CBA">
        <w:rPr>
          <w:b w:val="0"/>
          <w:bCs w:val="0"/>
          <w:i/>
          <w:iCs/>
          <w:color w:val="0070C0"/>
        </w:rPr>
        <w:t>45</w:t>
      </w:r>
      <w:r>
        <w:rPr>
          <w:b w:val="0"/>
          <w:bCs w:val="0"/>
          <w:i/>
          <w:iCs/>
        </w:rPr>
        <w:t xml:space="preserve"> dB</w:t>
      </w:r>
      <w:r>
        <w:rPr>
          <w:b w:val="0"/>
          <w:bCs w:val="0"/>
          <w:i/>
          <w:iCs/>
        </w:rPr>
        <w:tab/>
        <w:t>Range: 1 to 100</w:t>
      </w:r>
      <w:r>
        <w:rPr>
          <w:b w:val="0"/>
          <w:bCs w:val="0"/>
          <w:i/>
          <w:iCs/>
        </w:rPr>
        <w:tab/>
        <w:t>Step: 1 dB</w:t>
      </w:r>
    </w:p>
    <w:p w14:paraId="1028B37D" w14:textId="77777777" w:rsidR="005A01BE" w:rsidRPr="00EE16DB" w:rsidRDefault="000630C8" w:rsidP="000344E4">
      <w:pPr>
        <w:jc w:val="both"/>
        <w:rPr>
          <w:strike/>
        </w:rPr>
      </w:pPr>
      <w:r>
        <w:t xml:space="preserve">Configure the minimum dB level above the baseline dB level (for any load bin) at which bearing fault operand level 1 will pick up. This setting is applicable for both peak magnitude and energy at peak magnitude. </w:t>
      </w:r>
    </w:p>
    <w:p w14:paraId="047A69D4" w14:textId="77777777" w:rsidR="004627C1" w:rsidRPr="00A3456E" w:rsidRDefault="004627C1" w:rsidP="004627C1">
      <w:pPr>
        <w:jc w:val="both"/>
        <w:rPr>
          <w:color w:val="538135"/>
          <w:szCs w:val="22"/>
        </w:rPr>
      </w:pPr>
      <w:r w:rsidRPr="00A3456E">
        <w:rPr>
          <w:color w:val="538135"/>
        </w:rPr>
        <w:t xml:space="preserve">ESA operates and generates an event when change in dB, </w:t>
      </w:r>
      <w:r w:rsidRPr="00A3456E">
        <w:rPr>
          <w:rFonts w:ascii="Symbol" w:hAnsi="Symbol"/>
          <w:color w:val="538135"/>
        </w:rPr>
        <w:t></w:t>
      </w:r>
      <w:r w:rsidRPr="00A3456E">
        <w:rPr>
          <w:color w:val="538135"/>
        </w:rPr>
        <w:t xml:space="preserve">dB value is greater than </w:t>
      </w:r>
      <w:r w:rsidR="000344E4" w:rsidRPr="00A3456E">
        <w:rPr>
          <w:color w:val="538135"/>
        </w:rPr>
        <w:t xml:space="preserve">the pickup </w:t>
      </w:r>
      <w:r w:rsidRPr="00A3456E">
        <w:rPr>
          <w:color w:val="538135"/>
        </w:rPr>
        <w:t>level in dB and is sustained for the pickup delay time for the specific load bin.</w:t>
      </w:r>
      <w:r w:rsidR="005C2CE0" w:rsidRPr="00A3456E">
        <w:rPr>
          <w:color w:val="538135"/>
        </w:rPr>
        <w:t xml:space="preserve"> Change in dB, </w:t>
      </w:r>
      <w:r w:rsidR="005C2CE0" w:rsidRPr="00A3456E">
        <w:rPr>
          <w:rFonts w:ascii="Symbol" w:hAnsi="Symbol"/>
          <w:color w:val="538135"/>
        </w:rPr>
        <w:t></w:t>
      </w:r>
      <w:r w:rsidR="005C2CE0" w:rsidRPr="00A3456E">
        <w:rPr>
          <w:color w:val="538135"/>
        </w:rPr>
        <w:t>dB is computed from actual dB level minus baseline dB.</w:t>
      </w:r>
    </w:p>
    <w:p w14:paraId="673A8BF5" w14:textId="77777777" w:rsidR="004627C1" w:rsidRPr="00A3456E" w:rsidRDefault="004627C1" w:rsidP="004627C1">
      <w:pPr>
        <w:jc w:val="both"/>
        <w:rPr>
          <w:b/>
          <w:bCs/>
          <w:color w:val="538135"/>
        </w:rPr>
      </w:pPr>
      <w:r w:rsidRPr="00A3456E">
        <w:rPr>
          <w:b/>
          <w:bCs/>
          <w:color w:val="538135"/>
        </w:rPr>
        <w:t xml:space="preserve">Example 1 - when Baseline Mode was Enabled </w:t>
      </w:r>
    </w:p>
    <w:p w14:paraId="4C181AB5" w14:textId="77777777" w:rsidR="004627C1" w:rsidRPr="00A3456E" w:rsidRDefault="004627C1" w:rsidP="004627C1">
      <w:pPr>
        <w:jc w:val="both"/>
        <w:rPr>
          <w:color w:val="538135"/>
        </w:rPr>
      </w:pPr>
      <w:r w:rsidRPr="00A3456E">
        <w:rPr>
          <w:color w:val="538135"/>
        </w:rPr>
        <w:t>Pickup level(dB</w:t>
      </w:r>
      <w:r w:rsidRPr="00A3456E">
        <w:rPr>
          <w:color w:val="538135"/>
          <w:vertAlign w:val="subscript"/>
        </w:rPr>
        <w:t>pkp</w:t>
      </w:r>
      <w:r w:rsidRPr="00A3456E">
        <w:rPr>
          <w:color w:val="538135"/>
        </w:rPr>
        <w:t>) is set at 25dB</w:t>
      </w:r>
    </w:p>
    <w:p w14:paraId="53C57063" w14:textId="77777777" w:rsidR="004627C1" w:rsidRPr="00A3456E" w:rsidRDefault="004627C1" w:rsidP="004627C1">
      <w:pPr>
        <w:jc w:val="both"/>
        <w:rPr>
          <w:color w:val="538135"/>
        </w:rPr>
      </w:pPr>
      <w:r w:rsidRPr="00A3456E">
        <w:rPr>
          <w:color w:val="538135"/>
        </w:rPr>
        <w:t>Baseline dB (dB</w:t>
      </w:r>
      <w:r w:rsidRPr="00A3456E">
        <w:rPr>
          <w:color w:val="538135"/>
          <w:vertAlign w:val="subscript"/>
        </w:rPr>
        <w:t>baseline</w:t>
      </w:r>
      <w:r w:rsidRPr="00A3456E">
        <w:rPr>
          <w:color w:val="538135"/>
        </w:rPr>
        <w:t xml:space="preserve">) computed by Baseline Mode equals -80dB </w:t>
      </w:r>
    </w:p>
    <w:p w14:paraId="58756F9D" w14:textId="77777777" w:rsidR="004627C1" w:rsidRPr="00A3456E" w:rsidRDefault="004627C1" w:rsidP="004627C1">
      <w:pPr>
        <w:jc w:val="both"/>
        <w:rPr>
          <w:color w:val="538135"/>
        </w:rPr>
      </w:pPr>
      <w:r w:rsidRPr="00A3456E">
        <w:rPr>
          <w:color w:val="538135"/>
        </w:rPr>
        <w:t>Actual dB level required to operate = dB</w:t>
      </w:r>
      <w:r w:rsidRPr="00A3456E">
        <w:rPr>
          <w:color w:val="538135"/>
          <w:vertAlign w:val="subscript"/>
        </w:rPr>
        <w:t>basline</w:t>
      </w:r>
      <w:r w:rsidRPr="00A3456E">
        <w:rPr>
          <w:color w:val="538135"/>
        </w:rPr>
        <w:t xml:space="preserve"> + dB</w:t>
      </w:r>
      <w:r w:rsidRPr="00A3456E">
        <w:rPr>
          <w:color w:val="538135"/>
          <w:vertAlign w:val="subscript"/>
        </w:rPr>
        <w:t>pkp</w:t>
      </w:r>
      <w:r w:rsidRPr="00A3456E">
        <w:rPr>
          <w:color w:val="538135"/>
        </w:rPr>
        <w:t xml:space="preserve"> =-80dB + 25dB = -55dB</w:t>
      </w:r>
      <w:r w:rsidR="00401B79" w:rsidRPr="00A3456E">
        <w:rPr>
          <w:color w:val="538135"/>
        </w:rPr>
        <w:t xml:space="preserve"> </w:t>
      </w:r>
    </w:p>
    <w:p w14:paraId="2C47B839" w14:textId="77777777" w:rsidR="004627C1" w:rsidRPr="00A3456E" w:rsidRDefault="004627C1" w:rsidP="004627C1">
      <w:pPr>
        <w:jc w:val="both"/>
        <w:rPr>
          <w:color w:val="538135"/>
        </w:rPr>
      </w:pPr>
      <w:r w:rsidRPr="00A3456E">
        <w:rPr>
          <w:color w:val="538135"/>
        </w:rPr>
        <w:t xml:space="preserve">ESA operates when actual dB is equal to or greater than -55dB </w:t>
      </w:r>
    </w:p>
    <w:p w14:paraId="5673228B" w14:textId="77777777" w:rsidR="004627C1" w:rsidRPr="00A3456E" w:rsidRDefault="004627C1" w:rsidP="004627C1">
      <w:pPr>
        <w:jc w:val="both"/>
        <w:rPr>
          <w:b/>
          <w:bCs/>
          <w:color w:val="538135"/>
        </w:rPr>
      </w:pPr>
      <w:r w:rsidRPr="00A3456E">
        <w:rPr>
          <w:b/>
          <w:bCs/>
          <w:color w:val="538135"/>
        </w:rPr>
        <w:t xml:space="preserve">Example 2 – when Baseline Mode was not Enabled </w:t>
      </w:r>
    </w:p>
    <w:p w14:paraId="1A012569" w14:textId="77777777" w:rsidR="004627C1" w:rsidRPr="00A3456E" w:rsidRDefault="004627C1" w:rsidP="004627C1">
      <w:pPr>
        <w:jc w:val="both"/>
        <w:rPr>
          <w:color w:val="538135"/>
        </w:rPr>
      </w:pPr>
      <w:r w:rsidRPr="00A3456E">
        <w:rPr>
          <w:color w:val="538135"/>
        </w:rPr>
        <w:t>Pickup level(dB</w:t>
      </w:r>
      <w:r w:rsidRPr="00A3456E">
        <w:rPr>
          <w:color w:val="538135"/>
          <w:vertAlign w:val="subscript"/>
        </w:rPr>
        <w:t>pkp</w:t>
      </w:r>
      <w:r w:rsidRPr="00A3456E">
        <w:rPr>
          <w:color w:val="538135"/>
        </w:rPr>
        <w:t>) is set at 45dB</w:t>
      </w:r>
    </w:p>
    <w:p w14:paraId="3904EABD" w14:textId="77777777" w:rsidR="004627C1" w:rsidRPr="00A3456E" w:rsidRDefault="004627C1" w:rsidP="004627C1">
      <w:pPr>
        <w:jc w:val="both"/>
        <w:rPr>
          <w:color w:val="538135"/>
        </w:rPr>
      </w:pPr>
      <w:r w:rsidRPr="00A3456E">
        <w:rPr>
          <w:color w:val="538135"/>
        </w:rPr>
        <w:lastRenderedPageBreak/>
        <w:t>Baseline dB (dB</w:t>
      </w:r>
      <w:r w:rsidRPr="00A3456E">
        <w:rPr>
          <w:color w:val="538135"/>
          <w:vertAlign w:val="subscript"/>
        </w:rPr>
        <w:t>baseline</w:t>
      </w:r>
      <w:r w:rsidRPr="00A3456E">
        <w:rPr>
          <w:color w:val="538135"/>
        </w:rPr>
        <w:t>) is fixed</w:t>
      </w:r>
      <w:r w:rsidR="005E7797" w:rsidRPr="00A3456E">
        <w:rPr>
          <w:color w:val="538135"/>
        </w:rPr>
        <w:t xml:space="preserve"> </w:t>
      </w:r>
      <w:r w:rsidRPr="00A3456E">
        <w:rPr>
          <w:color w:val="538135"/>
        </w:rPr>
        <w:t xml:space="preserve">= -100 dB. </w:t>
      </w:r>
    </w:p>
    <w:p w14:paraId="0CAE13FA" w14:textId="77777777" w:rsidR="004627C1" w:rsidRPr="00A3456E" w:rsidRDefault="004627C1" w:rsidP="004627C1">
      <w:pPr>
        <w:jc w:val="both"/>
        <w:rPr>
          <w:color w:val="538135"/>
        </w:rPr>
      </w:pPr>
      <w:r w:rsidRPr="00A3456E">
        <w:rPr>
          <w:color w:val="538135"/>
        </w:rPr>
        <w:t>Actual dB level required to operate ESA = (dB</w:t>
      </w:r>
      <w:r w:rsidRPr="00A3456E">
        <w:rPr>
          <w:color w:val="538135"/>
          <w:vertAlign w:val="subscript"/>
        </w:rPr>
        <w:t>basline</w:t>
      </w:r>
      <w:r w:rsidRPr="00A3456E">
        <w:rPr>
          <w:color w:val="538135"/>
        </w:rPr>
        <w:t>) + dB</w:t>
      </w:r>
      <w:r w:rsidRPr="00A3456E">
        <w:rPr>
          <w:color w:val="538135"/>
          <w:vertAlign w:val="subscript"/>
        </w:rPr>
        <w:t>pkp</w:t>
      </w:r>
      <w:r w:rsidRPr="00A3456E">
        <w:rPr>
          <w:color w:val="538135"/>
        </w:rPr>
        <w:t xml:space="preserve"> = -100dB + 45 = -55dB</w:t>
      </w:r>
    </w:p>
    <w:p w14:paraId="0D4123F5" w14:textId="77777777" w:rsidR="004627C1" w:rsidRPr="00A3456E" w:rsidRDefault="004627C1" w:rsidP="004627C1">
      <w:pPr>
        <w:rPr>
          <w:color w:val="538135"/>
        </w:rPr>
      </w:pPr>
      <w:r w:rsidRPr="00A3456E">
        <w:rPr>
          <w:color w:val="538135"/>
        </w:rPr>
        <w:t>ESA operates when actual dB is equal to or greater than -55dB</w:t>
      </w:r>
    </w:p>
    <w:p w14:paraId="170D2215" w14:textId="77777777" w:rsidR="004627C1" w:rsidRPr="00DB47D5" w:rsidRDefault="004627C1" w:rsidP="005E7797">
      <w:pPr>
        <w:jc w:val="both"/>
        <w:rPr>
          <w:color w:val="538135"/>
        </w:rPr>
      </w:pPr>
      <w:r w:rsidRPr="00A3456E">
        <w:rPr>
          <w:color w:val="538135"/>
        </w:rPr>
        <w:t>Therefore, for the same threshold, i.e. -55dB, with baseline mode disabled, the pickup level should be higher as it is compared with -100dB, as compared to baseline enabled. The pickup level can be adjusted to get threshold around -55dB to -45dB for Caution, and -45dB to -35dB for Alarm purpose</w:t>
      </w:r>
      <w:r w:rsidR="00693CC6" w:rsidRPr="00A3456E">
        <w:rPr>
          <w:color w:val="538135"/>
        </w:rPr>
        <w:t>s</w:t>
      </w:r>
      <w:r w:rsidRPr="00A3456E">
        <w:rPr>
          <w:color w:val="538135"/>
        </w:rPr>
        <w:t>.</w:t>
      </w:r>
    </w:p>
    <w:p w14:paraId="6DE13C51"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Bearing Flt PKP Delay 1</w:t>
      </w:r>
    </w:p>
    <w:p w14:paraId="74D3F492"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Pr="005D2CBA">
        <w:rPr>
          <w:b w:val="0"/>
          <w:bCs w:val="0"/>
          <w:i/>
          <w:iCs/>
          <w:color w:val="0070C0"/>
        </w:rPr>
        <w:t>1</w:t>
      </w:r>
      <w:r w:rsidR="00616D0C" w:rsidRPr="005D2CBA">
        <w:rPr>
          <w:b w:val="0"/>
          <w:bCs w:val="0"/>
          <w:i/>
          <w:iCs/>
          <w:color w:val="0070C0"/>
        </w:rPr>
        <w:t>0</w:t>
      </w:r>
      <w:r w:rsidRPr="005D2CBA">
        <w:rPr>
          <w:b w:val="0"/>
          <w:bCs w:val="0"/>
          <w:i/>
          <w:iCs/>
          <w:color w:val="0070C0"/>
        </w:rPr>
        <w:t xml:space="preserve"> </w:t>
      </w:r>
      <w:r>
        <w:rPr>
          <w:b w:val="0"/>
          <w:bCs w:val="0"/>
          <w:i/>
          <w:iCs/>
        </w:rPr>
        <w:t>min</w:t>
      </w:r>
      <w:r>
        <w:rPr>
          <w:b w:val="0"/>
          <w:bCs w:val="0"/>
          <w:i/>
          <w:iCs/>
        </w:rPr>
        <w:tab/>
        <w:t>Range: 5 to 60 min</w:t>
      </w:r>
      <w:r>
        <w:rPr>
          <w:b w:val="0"/>
          <w:bCs w:val="0"/>
          <w:i/>
          <w:iCs/>
        </w:rPr>
        <w:tab/>
        <w:t>Step: 5 min</w:t>
      </w:r>
    </w:p>
    <w:p w14:paraId="025A7CB4" w14:textId="77777777" w:rsidR="000630C8" w:rsidRDefault="000630C8" w:rsidP="000630C8">
      <w:pPr>
        <w:jc w:val="both"/>
      </w:pPr>
      <w:r>
        <w:t>Configure the delay in minutes after which bearing fault operand pickup level 1 will operate if the level sustains.</w:t>
      </w:r>
    </w:p>
    <w:p w14:paraId="646EBC03"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t xml:space="preserve">Bearing Flt PKP Stg </w:t>
      </w:r>
      <w:r>
        <w:rPr>
          <w:color w:val="538135"/>
        </w:rPr>
        <w:t>2</w:t>
      </w:r>
    </w:p>
    <w:p w14:paraId="072FA8E5"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5D2CBA">
        <w:rPr>
          <w:b w:val="0"/>
          <w:bCs w:val="0"/>
          <w:i/>
          <w:iCs/>
          <w:color w:val="0070C0"/>
        </w:rPr>
        <w:t>55</w:t>
      </w:r>
      <w:r>
        <w:rPr>
          <w:b w:val="0"/>
          <w:bCs w:val="0"/>
          <w:i/>
          <w:iCs/>
        </w:rPr>
        <w:t xml:space="preserve"> dB</w:t>
      </w:r>
      <w:r>
        <w:rPr>
          <w:b w:val="0"/>
          <w:bCs w:val="0"/>
          <w:i/>
          <w:iCs/>
        </w:rPr>
        <w:tab/>
        <w:t>Range: 1 to 100</w:t>
      </w:r>
      <w:r>
        <w:rPr>
          <w:b w:val="0"/>
          <w:bCs w:val="0"/>
          <w:i/>
          <w:iCs/>
        </w:rPr>
        <w:tab/>
        <w:t>Step: 1 dB</w:t>
      </w:r>
    </w:p>
    <w:p w14:paraId="4A6F0F97" w14:textId="77777777" w:rsidR="000630C8" w:rsidRDefault="000630C8" w:rsidP="000630C8">
      <w:pPr>
        <w:jc w:val="both"/>
      </w:pPr>
      <w:r>
        <w:t xml:space="preserve">Configure the minimum dB level above the baseline dB level (for any load bin) at which bearing fault operand level 2 will pick up. This setting is applicable for both peak magnitude and energy at peak magnitude. </w:t>
      </w:r>
    </w:p>
    <w:p w14:paraId="21B5E8C0"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t xml:space="preserve">Bearing Flt PKP Delay </w:t>
      </w:r>
      <w:r>
        <w:rPr>
          <w:color w:val="538135"/>
        </w:rPr>
        <w:t>2</w:t>
      </w:r>
    </w:p>
    <w:p w14:paraId="5AAEDFDF"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Pr="00F6221F">
        <w:rPr>
          <w:b w:val="0"/>
          <w:bCs w:val="0"/>
          <w:i/>
          <w:iCs/>
        </w:rPr>
        <w:t>1</w:t>
      </w:r>
      <w:r w:rsidR="00616D0C" w:rsidRPr="00F6221F">
        <w:rPr>
          <w:b w:val="0"/>
          <w:bCs w:val="0"/>
          <w:i/>
          <w:iCs/>
        </w:rPr>
        <w:t>5</w:t>
      </w:r>
      <w:r>
        <w:rPr>
          <w:b w:val="0"/>
          <w:bCs w:val="0"/>
          <w:i/>
          <w:iCs/>
        </w:rPr>
        <w:t xml:space="preserve"> min</w:t>
      </w:r>
      <w:r>
        <w:rPr>
          <w:b w:val="0"/>
          <w:bCs w:val="0"/>
          <w:i/>
          <w:iCs/>
        </w:rPr>
        <w:tab/>
        <w:t>Range: 5 to 60 min</w:t>
      </w:r>
      <w:r>
        <w:rPr>
          <w:b w:val="0"/>
          <w:bCs w:val="0"/>
          <w:i/>
          <w:iCs/>
        </w:rPr>
        <w:tab/>
        <w:t>Step: 5 min</w:t>
      </w:r>
    </w:p>
    <w:p w14:paraId="01CF4ADA" w14:textId="77777777" w:rsidR="000630C8" w:rsidRDefault="000630C8" w:rsidP="000630C8">
      <w:pPr>
        <w:jc w:val="both"/>
      </w:pPr>
      <w:r>
        <w:t>Configure the delay in minutes after which bearing fault operand pickup level 2 will operate if the level sustains.</w:t>
      </w:r>
    </w:p>
    <w:p w14:paraId="087742B3" w14:textId="77777777" w:rsidR="000630C8" w:rsidRPr="007B4514" w:rsidRDefault="000630C8" w:rsidP="000630C8">
      <w:pPr>
        <w:pStyle w:val="Heading5"/>
        <w:keepLines/>
        <w:tabs>
          <w:tab w:val="left" w:pos="3600"/>
          <w:tab w:val="left" w:pos="7200"/>
        </w:tabs>
        <w:spacing w:after="0"/>
        <w:rPr>
          <w:color w:val="538135"/>
        </w:rPr>
      </w:pPr>
      <w:r w:rsidRPr="007B4514">
        <w:rPr>
          <w:color w:val="538135"/>
        </w:rPr>
        <w:t xml:space="preserve">Mech </w:t>
      </w:r>
      <w:r w:rsidR="00FE054D" w:rsidRPr="007B4514">
        <w:rPr>
          <w:color w:val="538135"/>
        </w:rPr>
        <w:t>Flt PKP Stg 1</w:t>
      </w:r>
    </w:p>
    <w:p w14:paraId="624674AA"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5D2CBA">
        <w:rPr>
          <w:b w:val="0"/>
          <w:bCs w:val="0"/>
          <w:i/>
          <w:iCs/>
          <w:color w:val="0070C0"/>
        </w:rPr>
        <w:t>45</w:t>
      </w:r>
      <w:r w:rsidRPr="005D2CBA">
        <w:rPr>
          <w:b w:val="0"/>
          <w:bCs w:val="0"/>
          <w:i/>
          <w:iCs/>
          <w:color w:val="0070C0"/>
        </w:rPr>
        <w:t xml:space="preserve"> </w:t>
      </w:r>
      <w:r>
        <w:rPr>
          <w:b w:val="0"/>
          <w:bCs w:val="0"/>
          <w:i/>
          <w:iCs/>
        </w:rPr>
        <w:t>dB</w:t>
      </w:r>
      <w:r>
        <w:rPr>
          <w:b w:val="0"/>
          <w:bCs w:val="0"/>
          <w:i/>
          <w:iCs/>
        </w:rPr>
        <w:tab/>
        <w:t>Range: 1 to 100</w:t>
      </w:r>
      <w:r>
        <w:rPr>
          <w:b w:val="0"/>
          <w:bCs w:val="0"/>
          <w:i/>
          <w:iCs/>
        </w:rPr>
        <w:tab/>
        <w:t>Step: 1 dB</w:t>
      </w:r>
    </w:p>
    <w:p w14:paraId="43F691F6" w14:textId="77777777" w:rsidR="000630C8" w:rsidRDefault="000630C8" w:rsidP="000630C8">
      <w:pPr>
        <w:jc w:val="both"/>
      </w:pPr>
      <w:r>
        <w:t xml:space="preserve">Configure the minimum dB level above the baseline dB level (for any load bin) at which bearing fault operand level 1 will pick up. This setting is applicable for both peak magnitude and energy at peak magnitude. </w:t>
      </w:r>
    </w:p>
    <w:p w14:paraId="654A70B8" w14:textId="77777777" w:rsidR="000630C8" w:rsidRPr="007B4514" w:rsidRDefault="000630C8" w:rsidP="000630C8">
      <w:pPr>
        <w:pStyle w:val="Heading5"/>
        <w:keepLines/>
        <w:tabs>
          <w:tab w:val="left" w:pos="3600"/>
          <w:tab w:val="left" w:pos="7200"/>
        </w:tabs>
        <w:spacing w:after="0"/>
        <w:rPr>
          <w:color w:val="538135"/>
        </w:rPr>
      </w:pPr>
      <w:r w:rsidRPr="007B4514">
        <w:rPr>
          <w:color w:val="538135"/>
        </w:rPr>
        <w:t>Mech F</w:t>
      </w:r>
      <w:r w:rsidR="00FE054D" w:rsidRPr="007B4514">
        <w:rPr>
          <w:color w:val="538135"/>
        </w:rPr>
        <w:t>lt</w:t>
      </w:r>
      <w:r w:rsidRPr="007B4514">
        <w:rPr>
          <w:color w:val="538135"/>
        </w:rPr>
        <w:t xml:space="preserve"> PKP </w:t>
      </w:r>
      <w:r w:rsidR="00FE054D" w:rsidRPr="007B4514">
        <w:rPr>
          <w:color w:val="538135"/>
        </w:rPr>
        <w:t>Delay1</w:t>
      </w:r>
    </w:p>
    <w:p w14:paraId="73D32153"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Pr="005D2CBA">
        <w:rPr>
          <w:b w:val="0"/>
          <w:bCs w:val="0"/>
          <w:i/>
          <w:iCs/>
          <w:color w:val="0070C0"/>
        </w:rPr>
        <w:t>1</w:t>
      </w:r>
      <w:r w:rsidR="00616D0C" w:rsidRPr="005D2CBA">
        <w:rPr>
          <w:b w:val="0"/>
          <w:bCs w:val="0"/>
          <w:i/>
          <w:iCs/>
          <w:color w:val="0070C0"/>
        </w:rPr>
        <w:t>0</w:t>
      </w:r>
      <w:r>
        <w:rPr>
          <w:b w:val="0"/>
          <w:bCs w:val="0"/>
          <w:i/>
          <w:iCs/>
        </w:rPr>
        <w:t xml:space="preserve"> min</w:t>
      </w:r>
      <w:r>
        <w:rPr>
          <w:b w:val="0"/>
          <w:bCs w:val="0"/>
          <w:i/>
          <w:iCs/>
        </w:rPr>
        <w:tab/>
        <w:t>Range: 5 to 60 min</w:t>
      </w:r>
      <w:r>
        <w:rPr>
          <w:b w:val="0"/>
          <w:bCs w:val="0"/>
          <w:i/>
          <w:iCs/>
        </w:rPr>
        <w:tab/>
        <w:t>Step: 5 min</w:t>
      </w:r>
    </w:p>
    <w:p w14:paraId="05B26F3B" w14:textId="77777777" w:rsidR="000630C8" w:rsidRDefault="000630C8" w:rsidP="000630C8">
      <w:pPr>
        <w:jc w:val="both"/>
      </w:pPr>
      <w:r>
        <w:t>Configure the delay in minutes after which bearing fault operand pickup level 1 will operate if the level sustains.</w:t>
      </w:r>
    </w:p>
    <w:p w14:paraId="2961EA80"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t xml:space="preserve">Mech Flt PKP Stg </w:t>
      </w:r>
      <w:r>
        <w:rPr>
          <w:color w:val="538135"/>
        </w:rPr>
        <w:t>2</w:t>
      </w:r>
    </w:p>
    <w:p w14:paraId="2C6DEF97"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Default</w:t>
      </w:r>
      <w:r w:rsidRPr="005D2CBA">
        <w:rPr>
          <w:b w:val="0"/>
          <w:bCs w:val="0"/>
          <w:i/>
          <w:iCs/>
          <w:color w:val="0070C0"/>
        </w:rPr>
        <w:t xml:space="preserve">: </w:t>
      </w:r>
      <w:r w:rsidR="00616D0C" w:rsidRPr="005D2CBA">
        <w:rPr>
          <w:b w:val="0"/>
          <w:bCs w:val="0"/>
          <w:i/>
          <w:iCs/>
          <w:color w:val="0070C0"/>
        </w:rPr>
        <w:t>55</w:t>
      </w:r>
      <w:r>
        <w:rPr>
          <w:b w:val="0"/>
          <w:bCs w:val="0"/>
          <w:i/>
          <w:iCs/>
        </w:rPr>
        <w:t xml:space="preserve"> dB</w:t>
      </w:r>
      <w:r>
        <w:rPr>
          <w:b w:val="0"/>
          <w:bCs w:val="0"/>
          <w:i/>
          <w:iCs/>
        </w:rPr>
        <w:tab/>
        <w:t>Range: 1 to 100</w:t>
      </w:r>
      <w:r>
        <w:rPr>
          <w:b w:val="0"/>
          <w:bCs w:val="0"/>
          <w:i/>
          <w:iCs/>
        </w:rPr>
        <w:tab/>
        <w:t>Step: 1 dB</w:t>
      </w:r>
    </w:p>
    <w:p w14:paraId="108D4B73" w14:textId="77777777" w:rsidR="000630C8" w:rsidRDefault="000630C8" w:rsidP="000630C8">
      <w:pPr>
        <w:jc w:val="both"/>
      </w:pPr>
      <w:r>
        <w:t xml:space="preserve">Configure the minimum dB level above the baseline dB level (for any load bin) at which bearing fault operand level 2 will pick up. This setting is applicable for both peak magnitude and energy at peak magnitude. </w:t>
      </w:r>
    </w:p>
    <w:p w14:paraId="17943B38"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lastRenderedPageBreak/>
        <w:t>Mech Flt PKP Delay</w:t>
      </w:r>
      <w:r>
        <w:rPr>
          <w:color w:val="538135"/>
        </w:rPr>
        <w:t>2</w:t>
      </w:r>
    </w:p>
    <w:p w14:paraId="2CB08EEA"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F6221F">
        <w:rPr>
          <w:b w:val="0"/>
          <w:bCs w:val="0"/>
          <w:i/>
          <w:iCs/>
        </w:rPr>
        <w:t>15</w:t>
      </w:r>
      <w:r>
        <w:rPr>
          <w:b w:val="0"/>
          <w:bCs w:val="0"/>
          <w:i/>
          <w:iCs/>
        </w:rPr>
        <w:t xml:space="preserve"> min</w:t>
      </w:r>
      <w:r>
        <w:rPr>
          <w:b w:val="0"/>
          <w:bCs w:val="0"/>
          <w:i/>
          <w:iCs/>
        </w:rPr>
        <w:tab/>
        <w:t>Range: 5 to 60 min</w:t>
      </w:r>
      <w:r>
        <w:rPr>
          <w:b w:val="0"/>
          <w:bCs w:val="0"/>
          <w:i/>
          <w:iCs/>
        </w:rPr>
        <w:tab/>
        <w:t>Step: 5 min</w:t>
      </w:r>
    </w:p>
    <w:p w14:paraId="0C6769FF" w14:textId="77777777" w:rsidR="000630C8" w:rsidRPr="003D0FC0" w:rsidRDefault="000630C8" w:rsidP="000630C8">
      <w:pPr>
        <w:jc w:val="both"/>
      </w:pPr>
      <w:r>
        <w:t>Configure the delay in minutes after which bearing fault operand pickup level 2 will operate if the level sustains.</w:t>
      </w:r>
    </w:p>
    <w:p w14:paraId="765A1DF2"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Stator Flt PKP Stg 1</w:t>
      </w:r>
    </w:p>
    <w:p w14:paraId="7A3BC399"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5D2CBA">
        <w:rPr>
          <w:b w:val="0"/>
          <w:bCs w:val="0"/>
          <w:i/>
          <w:iCs/>
          <w:color w:val="0070C0"/>
        </w:rPr>
        <w:t>45</w:t>
      </w:r>
      <w:r>
        <w:rPr>
          <w:b w:val="0"/>
          <w:bCs w:val="0"/>
          <w:i/>
          <w:iCs/>
        </w:rPr>
        <w:t xml:space="preserve"> dB</w:t>
      </w:r>
      <w:r>
        <w:rPr>
          <w:b w:val="0"/>
          <w:bCs w:val="0"/>
          <w:i/>
          <w:iCs/>
        </w:rPr>
        <w:tab/>
        <w:t>Range: 1 to 100</w:t>
      </w:r>
      <w:r>
        <w:rPr>
          <w:b w:val="0"/>
          <w:bCs w:val="0"/>
          <w:i/>
          <w:iCs/>
        </w:rPr>
        <w:tab/>
        <w:t>Step: 1 dB</w:t>
      </w:r>
    </w:p>
    <w:p w14:paraId="61CBB9FE" w14:textId="77777777" w:rsidR="000630C8" w:rsidRDefault="000630C8" w:rsidP="000630C8">
      <w:pPr>
        <w:jc w:val="both"/>
      </w:pPr>
      <w:r>
        <w:t xml:space="preserve">Configure the minimum dB level above the baseline dB level (for any load bin) at which bearing fault operand level 1 will pick up. This setting is applicable for both peak magnitude and energy at peak magnitude. </w:t>
      </w:r>
    </w:p>
    <w:p w14:paraId="5FAB3763" w14:textId="77777777" w:rsidR="000630C8" w:rsidRPr="007B4514" w:rsidRDefault="00FE054D" w:rsidP="000630C8">
      <w:pPr>
        <w:pStyle w:val="Heading5"/>
        <w:keepLines/>
        <w:tabs>
          <w:tab w:val="left" w:pos="3600"/>
          <w:tab w:val="left" w:pos="7200"/>
        </w:tabs>
        <w:spacing w:after="0"/>
        <w:rPr>
          <w:color w:val="538135"/>
        </w:rPr>
      </w:pPr>
      <w:r w:rsidRPr="007B4514">
        <w:rPr>
          <w:color w:val="538135"/>
        </w:rPr>
        <w:t>Stator Flt PKP Delay1</w:t>
      </w:r>
    </w:p>
    <w:p w14:paraId="4678C34E"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Pr="005D2CBA">
        <w:rPr>
          <w:b w:val="0"/>
          <w:bCs w:val="0"/>
          <w:i/>
          <w:iCs/>
          <w:color w:val="0070C0"/>
        </w:rPr>
        <w:t>1</w:t>
      </w:r>
      <w:r w:rsidR="00616D0C" w:rsidRPr="005D2CBA">
        <w:rPr>
          <w:b w:val="0"/>
          <w:bCs w:val="0"/>
          <w:i/>
          <w:iCs/>
          <w:color w:val="0070C0"/>
        </w:rPr>
        <w:t>0</w:t>
      </w:r>
      <w:r>
        <w:rPr>
          <w:b w:val="0"/>
          <w:bCs w:val="0"/>
          <w:i/>
          <w:iCs/>
        </w:rPr>
        <w:t xml:space="preserve"> min</w:t>
      </w:r>
      <w:r>
        <w:rPr>
          <w:b w:val="0"/>
          <w:bCs w:val="0"/>
          <w:i/>
          <w:iCs/>
        </w:rPr>
        <w:tab/>
        <w:t>Range: 5 to 60 min</w:t>
      </w:r>
      <w:r>
        <w:rPr>
          <w:b w:val="0"/>
          <w:bCs w:val="0"/>
          <w:i/>
          <w:iCs/>
        </w:rPr>
        <w:tab/>
        <w:t>Step: 5 min</w:t>
      </w:r>
    </w:p>
    <w:p w14:paraId="21E96838" w14:textId="77777777" w:rsidR="000630C8" w:rsidRDefault="000630C8" w:rsidP="000630C8">
      <w:pPr>
        <w:jc w:val="both"/>
      </w:pPr>
      <w:r>
        <w:t>Configure the delay in minutes after which bearing fault operand pickup level 1 will operate if the level sustains.</w:t>
      </w:r>
    </w:p>
    <w:p w14:paraId="125000DE"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t xml:space="preserve">Stator Flt PKP Stg </w:t>
      </w:r>
      <w:r>
        <w:rPr>
          <w:color w:val="538135"/>
        </w:rPr>
        <w:t>2</w:t>
      </w:r>
    </w:p>
    <w:p w14:paraId="223DF3EE"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5D2CBA">
        <w:rPr>
          <w:b w:val="0"/>
          <w:bCs w:val="0"/>
          <w:i/>
          <w:iCs/>
          <w:color w:val="0070C0"/>
        </w:rPr>
        <w:t>55</w:t>
      </w:r>
      <w:r>
        <w:rPr>
          <w:b w:val="0"/>
          <w:bCs w:val="0"/>
          <w:i/>
          <w:iCs/>
        </w:rPr>
        <w:t xml:space="preserve"> dB</w:t>
      </w:r>
      <w:r>
        <w:rPr>
          <w:b w:val="0"/>
          <w:bCs w:val="0"/>
          <w:i/>
          <w:iCs/>
        </w:rPr>
        <w:tab/>
        <w:t>Range: 1 to 100</w:t>
      </w:r>
      <w:r>
        <w:rPr>
          <w:b w:val="0"/>
          <w:bCs w:val="0"/>
          <w:i/>
          <w:iCs/>
        </w:rPr>
        <w:tab/>
        <w:t>Step: 1 dB</w:t>
      </w:r>
    </w:p>
    <w:p w14:paraId="3DC3BC8A" w14:textId="77777777" w:rsidR="000630C8" w:rsidRDefault="000630C8" w:rsidP="000630C8">
      <w:pPr>
        <w:jc w:val="both"/>
      </w:pPr>
      <w:r>
        <w:t xml:space="preserve">Configure the minimum dB level above the baseline dB level (for any load bin) at which bearing fault operand level 2 will pick up. This setting is applicable for both peak magnitude and energy at peak magnitude. </w:t>
      </w:r>
    </w:p>
    <w:p w14:paraId="1924D420" w14:textId="77777777" w:rsidR="00FE054D" w:rsidRPr="00FE054D" w:rsidRDefault="00FE054D" w:rsidP="00FE054D">
      <w:pPr>
        <w:pStyle w:val="Heading5"/>
        <w:keepLines/>
        <w:tabs>
          <w:tab w:val="left" w:pos="3600"/>
          <w:tab w:val="left" w:pos="7200"/>
        </w:tabs>
        <w:spacing w:after="0"/>
        <w:rPr>
          <w:color w:val="538135"/>
        </w:rPr>
      </w:pPr>
      <w:r w:rsidRPr="00FE054D">
        <w:rPr>
          <w:color w:val="538135"/>
        </w:rPr>
        <w:t>Stator Flt PKP Delay</w:t>
      </w:r>
      <w:r>
        <w:rPr>
          <w:color w:val="538135"/>
        </w:rPr>
        <w:t>2</w:t>
      </w:r>
    </w:p>
    <w:p w14:paraId="34EA88DF" w14:textId="77777777" w:rsidR="000630C8" w:rsidRDefault="000630C8" w:rsidP="000630C8">
      <w:pPr>
        <w:pStyle w:val="Heading5"/>
        <w:keepLines/>
        <w:tabs>
          <w:tab w:val="left" w:pos="3600"/>
          <w:tab w:val="left" w:pos="7200"/>
        </w:tabs>
        <w:ind w:left="3600" w:hanging="3600"/>
        <w:rPr>
          <w:b w:val="0"/>
          <w:bCs w:val="0"/>
          <w:i/>
          <w:iCs/>
        </w:rPr>
      </w:pPr>
      <w:r>
        <w:rPr>
          <w:b w:val="0"/>
          <w:bCs w:val="0"/>
          <w:i/>
          <w:iCs/>
        </w:rPr>
        <w:t xml:space="preserve">Default: </w:t>
      </w:r>
      <w:r w:rsidR="00616D0C" w:rsidRPr="00F6221F">
        <w:rPr>
          <w:b w:val="0"/>
          <w:bCs w:val="0"/>
          <w:i/>
          <w:iCs/>
        </w:rPr>
        <w:t>15</w:t>
      </w:r>
      <w:r>
        <w:rPr>
          <w:b w:val="0"/>
          <w:bCs w:val="0"/>
          <w:i/>
          <w:iCs/>
        </w:rPr>
        <w:t xml:space="preserve"> min</w:t>
      </w:r>
      <w:r>
        <w:rPr>
          <w:b w:val="0"/>
          <w:bCs w:val="0"/>
          <w:i/>
          <w:iCs/>
        </w:rPr>
        <w:tab/>
        <w:t>Range: 5 to 60 min</w:t>
      </w:r>
      <w:r>
        <w:rPr>
          <w:b w:val="0"/>
          <w:bCs w:val="0"/>
          <w:i/>
          <w:iCs/>
        </w:rPr>
        <w:tab/>
        <w:t>Step: 5 min</w:t>
      </w:r>
    </w:p>
    <w:p w14:paraId="2491A429" w14:textId="77777777" w:rsidR="000630C8" w:rsidRDefault="000630C8" w:rsidP="000630C8">
      <w:pPr>
        <w:jc w:val="both"/>
      </w:pPr>
      <w:r>
        <w:t>Configure the delay in minutes after which bearing fault operand pickup level 2 will operate if the level sustains.</w:t>
      </w:r>
    </w:p>
    <w:p w14:paraId="025387DF" w14:textId="77777777" w:rsidR="000630C8" w:rsidRPr="007B4514" w:rsidRDefault="00FE054D" w:rsidP="000630C8">
      <w:pPr>
        <w:pStyle w:val="Heading5"/>
        <w:keepLines/>
        <w:tabs>
          <w:tab w:val="left" w:pos="3600"/>
          <w:tab w:val="left" w:pos="7200"/>
        </w:tabs>
        <w:spacing w:after="0"/>
        <w:rPr>
          <w:b w:val="0"/>
          <w:bCs w:val="0"/>
          <w:color w:val="538135"/>
        </w:rPr>
      </w:pPr>
      <w:r w:rsidRPr="007B4514">
        <w:rPr>
          <w:color w:val="538135"/>
        </w:rPr>
        <w:t>Block</w:t>
      </w:r>
    </w:p>
    <w:p w14:paraId="59903AB8" w14:textId="77777777" w:rsidR="000630C8" w:rsidRPr="003F5C18" w:rsidRDefault="000630C8" w:rsidP="000630C8">
      <w:pPr>
        <w:keepNext/>
        <w:keepLines/>
        <w:tabs>
          <w:tab w:val="left" w:pos="3600"/>
          <w:tab w:val="left" w:pos="7200"/>
        </w:tabs>
        <w:spacing w:after="0"/>
        <w:ind w:left="3600" w:hanging="3600"/>
        <w:outlineLvl w:val="4"/>
        <w:rPr>
          <w:i/>
          <w:iCs/>
        </w:rPr>
      </w:pPr>
      <w:r w:rsidRPr="003F5C18">
        <w:rPr>
          <w:i/>
          <w:iCs/>
        </w:rPr>
        <w:t>Default: Off</w:t>
      </w:r>
      <w:r w:rsidRPr="003F5C18">
        <w:rPr>
          <w:i/>
          <w:iCs/>
        </w:rPr>
        <w:tab/>
        <w:t xml:space="preserve">Range: Off, </w:t>
      </w:r>
      <w:r>
        <w:rPr>
          <w:i/>
          <w:iCs/>
        </w:rPr>
        <w:t>F</w:t>
      </w:r>
      <w:r w:rsidRPr="003F5C18">
        <w:rPr>
          <w:i/>
          <w:iCs/>
        </w:rPr>
        <w:t xml:space="preserve">lexLogic </w:t>
      </w:r>
      <w:r>
        <w:rPr>
          <w:i/>
          <w:iCs/>
        </w:rPr>
        <w:t>operands</w:t>
      </w:r>
    </w:p>
    <w:p w14:paraId="0D299458" w14:textId="77777777" w:rsidR="000630C8" w:rsidRDefault="000630C8" w:rsidP="000630C8">
      <w:r w:rsidRPr="003F5C18">
        <w:t xml:space="preserve">The </w:t>
      </w:r>
      <w:r w:rsidR="00393E77">
        <w:t xml:space="preserve">ESA </w:t>
      </w:r>
      <w:r>
        <w:t>element</w:t>
      </w:r>
      <w:r w:rsidRPr="003F5C18">
        <w:t xml:space="preserve"> will be blocked, when the sele</w:t>
      </w:r>
      <w:r>
        <w:t>cted operand is asserted.</w:t>
      </w:r>
    </w:p>
    <w:p w14:paraId="0F2CA2E1" w14:textId="77777777" w:rsidR="000630C8" w:rsidRPr="007B4514" w:rsidRDefault="00FE054D" w:rsidP="000630C8">
      <w:pPr>
        <w:pStyle w:val="Heading5"/>
        <w:keepLines/>
        <w:tabs>
          <w:tab w:val="left" w:pos="3600"/>
          <w:tab w:val="left" w:pos="7200"/>
        </w:tabs>
        <w:spacing w:after="0"/>
        <w:rPr>
          <w:b w:val="0"/>
          <w:bCs w:val="0"/>
          <w:color w:val="538135"/>
        </w:rPr>
      </w:pPr>
      <w:bookmarkStart w:id="6" w:name="_Hlk109848650"/>
      <w:r w:rsidRPr="007B4514">
        <w:rPr>
          <w:color w:val="538135"/>
        </w:rPr>
        <w:t>Output Relay</w:t>
      </w:r>
    </w:p>
    <w:p w14:paraId="3E7139FA" w14:textId="77777777" w:rsidR="000630C8" w:rsidRDefault="000630C8" w:rsidP="000630C8">
      <w:pPr>
        <w:pStyle w:val="Heading5"/>
        <w:keepLines/>
        <w:tabs>
          <w:tab w:val="left" w:pos="3600"/>
          <w:tab w:val="left" w:pos="7200"/>
        </w:tabs>
        <w:spacing w:after="0"/>
        <w:ind w:left="3600" w:hanging="3600"/>
        <w:rPr>
          <w:b w:val="0"/>
          <w:bCs w:val="0"/>
          <w:i/>
          <w:iCs/>
        </w:rPr>
      </w:pPr>
      <w:r>
        <w:rPr>
          <w:b w:val="0"/>
          <w:bCs w:val="0"/>
          <w:i/>
          <w:iCs/>
        </w:rPr>
        <w:t>Default: Do Not Operate</w:t>
      </w:r>
      <w:r>
        <w:rPr>
          <w:b w:val="0"/>
          <w:bCs w:val="0"/>
          <w:i/>
          <w:iCs/>
        </w:rPr>
        <w:tab/>
        <w:t>Range: Do Not Operate, Operate</w:t>
      </w:r>
    </w:p>
    <w:p w14:paraId="18C9F40E" w14:textId="77777777" w:rsidR="000630C8" w:rsidRDefault="000630C8" w:rsidP="000630C8">
      <w:r>
        <w:t xml:space="preserve">Any or all the output relays 3 to 6 can be selected to operate, upon </w:t>
      </w:r>
      <w:r w:rsidR="00393E77">
        <w:t xml:space="preserve">ESA </w:t>
      </w:r>
      <w:r>
        <w:t>operation.</w:t>
      </w:r>
    </w:p>
    <w:p w14:paraId="16A47476" w14:textId="77777777" w:rsidR="000630C8" w:rsidRPr="007B4514" w:rsidRDefault="00FE054D" w:rsidP="000630C8">
      <w:pPr>
        <w:keepNext/>
        <w:keepLines/>
        <w:tabs>
          <w:tab w:val="left" w:pos="3600"/>
          <w:tab w:val="left" w:pos="7200"/>
        </w:tabs>
        <w:spacing w:after="0"/>
        <w:outlineLvl w:val="4"/>
        <w:rPr>
          <w:color w:val="538135"/>
        </w:rPr>
      </w:pPr>
      <w:r w:rsidRPr="007B4514">
        <w:rPr>
          <w:b/>
          <w:bCs/>
          <w:color w:val="538135"/>
        </w:rPr>
        <w:t>Events</w:t>
      </w:r>
    </w:p>
    <w:p w14:paraId="3E148F43" w14:textId="77777777" w:rsidR="000630C8" w:rsidRPr="001B1006" w:rsidRDefault="000630C8" w:rsidP="000630C8">
      <w:pPr>
        <w:keepNext/>
        <w:keepLines/>
        <w:tabs>
          <w:tab w:val="left" w:pos="3600"/>
          <w:tab w:val="left" w:pos="7200"/>
        </w:tabs>
        <w:spacing w:after="0"/>
        <w:ind w:left="3600" w:hanging="3600"/>
        <w:outlineLvl w:val="4"/>
        <w:rPr>
          <w:i/>
          <w:iCs/>
        </w:rPr>
      </w:pPr>
      <w:r w:rsidRPr="001B1006">
        <w:rPr>
          <w:i/>
          <w:iCs/>
        </w:rPr>
        <w:t xml:space="preserve">Default: </w:t>
      </w:r>
      <w:r>
        <w:rPr>
          <w:i/>
          <w:iCs/>
        </w:rPr>
        <w:t>En</w:t>
      </w:r>
      <w:r w:rsidRPr="001B1006">
        <w:rPr>
          <w:i/>
          <w:iCs/>
        </w:rPr>
        <w:t>abled</w:t>
      </w:r>
      <w:r w:rsidRPr="001B1006">
        <w:rPr>
          <w:i/>
          <w:iCs/>
        </w:rPr>
        <w:tab/>
        <w:t>Range: Enabled</w:t>
      </w:r>
      <w:r>
        <w:rPr>
          <w:i/>
          <w:iCs/>
        </w:rPr>
        <w:t>, Disabled</w:t>
      </w:r>
      <w:r w:rsidRPr="001B1006">
        <w:rPr>
          <w:i/>
          <w:iCs/>
        </w:rPr>
        <w:tab/>
      </w:r>
    </w:p>
    <w:p w14:paraId="35C8C040" w14:textId="77777777" w:rsidR="000630C8" w:rsidRDefault="000630C8" w:rsidP="000630C8">
      <w:r w:rsidRPr="001B1006">
        <w:t xml:space="preserve">The </w:t>
      </w:r>
      <w:r w:rsidRPr="006053BB">
        <w:t xml:space="preserve">selection of </w:t>
      </w:r>
      <w:r w:rsidRPr="006053BB">
        <w:rPr>
          <w:bCs/>
        </w:rPr>
        <w:t>Enabled</w:t>
      </w:r>
      <w:r w:rsidRPr="006053BB">
        <w:t xml:space="preserve"> setting enables</w:t>
      </w:r>
      <w:r w:rsidRPr="001B1006">
        <w:t xml:space="preserve"> the events of </w:t>
      </w:r>
      <w:r w:rsidR="00393E77">
        <w:t xml:space="preserve">ESA </w:t>
      </w:r>
      <w:r w:rsidRPr="001B1006">
        <w:t xml:space="preserve">function. </w:t>
      </w:r>
    </w:p>
    <w:p w14:paraId="718438F4" w14:textId="77777777" w:rsidR="000630C8" w:rsidRPr="007B4514" w:rsidRDefault="00FE054D" w:rsidP="000630C8">
      <w:pPr>
        <w:keepNext/>
        <w:keepLines/>
        <w:tabs>
          <w:tab w:val="left" w:pos="3600"/>
          <w:tab w:val="left" w:pos="7200"/>
        </w:tabs>
        <w:spacing w:after="0"/>
        <w:outlineLvl w:val="4"/>
        <w:rPr>
          <w:color w:val="538135"/>
        </w:rPr>
      </w:pPr>
      <w:r w:rsidRPr="007B4514">
        <w:rPr>
          <w:b/>
          <w:bCs/>
          <w:color w:val="538135"/>
        </w:rPr>
        <w:t>Targets</w:t>
      </w:r>
    </w:p>
    <w:p w14:paraId="7889E372" w14:textId="77777777" w:rsidR="000630C8" w:rsidRPr="001B1006" w:rsidRDefault="000630C8" w:rsidP="000630C8">
      <w:pPr>
        <w:keepNext/>
        <w:keepLines/>
        <w:tabs>
          <w:tab w:val="left" w:pos="3600"/>
          <w:tab w:val="left" w:pos="7200"/>
        </w:tabs>
        <w:spacing w:after="0"/>
        <w:ind w:left="3600" w:hanging="3600"/>
        <w:outlineLvl w:val="4"/>
        <w:rPr>
          <w:i/>
          <w:iCs/>
        </w:rPr>
      </w:pPr>
      <w:r w:rsidRPr="001B1006">
        <w:rPr>
          <w:i/>
          <w:iCs/>
        </w:rPr>
        <w:t xml:space="preserve">Default: </w:t>
      </w:r>
      <w:r>
        <w:rPr>
          <w:i/>
          <w:iCs/>
        </w:rPr>
        <w:t>Latched</w:t>
      </w:r>
      <w:r w:rsidRPr="001B1006">
        <w:rPr>
          <w:i/>
          <w:iCs/>
        </w:rPr>
        <w:tab/>
        <w:t xml:space="preserve">Range: </w:t>
      </w:r>
      <w:r>
        <w:rPr>
          <w:i/>
          <w:iCs/>
        </w:rPr>
        <w:t>Self-reset, Latched, Disabled</w:t>
      </w:r>
      <w:r w:rsidRPr="001B1006">
        <w:rPr>
          <w:i/>
          <w:iCs/>
        </w:rPr>
        <w:tab/>
      </w:r>
    </w:p>
    <w:p w14:paraId="5CE78187" w14:textId="77777777" w:rsidR="000630C8" w:rsidRDefault="000630C8" w:rsidP="000630C8">
      <w:r w:rsidRPr="001B1006">
        <w:t xml:space="preserve">The selection of </w:t>
      </w:r>
      <w:r w:rsidRPr="006053BB">
        <w:rPr>
          <w:bCs/>
        </w:rPr>
        <w:t>Self-reset or Latched</w:t>
      </w:r>
      <w:r w:rsidRPr="006053BB">
        <w:t xml:space="preserve"> settings</w:t>
      </w:r>
      <w:r>
        <w:t xml:space="preserve"> enables</w:t>
      </w:r>
      <w:r w:rsidRPr="001B1006">
        <w:t xml:space="preserve"> the targets of </w:t>
      </w:r>
      <w:r w:rsidR="00393E77">
        <w:t xml:space="preserve">ESA </w:t>
      </w:r>
      <w:r>
        <w:t xml:space="preserve">fault function. </w:t>
      </w:r>
      <w:r w:rsidR="00393E77">
        <w:t>Targets of ‘</w:t>
      </w:r>
      <w:r w:rsidR="00393E77" w:rsidRPr="00393E77">
        <w:t>Baseline Data Capture Start</w:t>
      </w:r>
      <w:r w:rsidR="00393E77">
        <w:t>’</w:t>
      </w:r>
      <w:r w:rsidR="00393E77" w:rsidRPr="00393E77">
        <w:t xml:space="preserve"> </w:t>
      </w:r>
      <w:r w:rsidR="00393E77">
        <w:t>and ‘</w:t>
      </w:r>
      <w:r w:rsidR="00393E77" w:rsidRPr="00400BA7">
        <w:t xml:space="preserve">Baseline Data Capture End’ </w:t>
      </w:r>
      <w:r w:rsidR="00400BA7" w:rsidRPr="00400BA7">
        <w:t xml:space="preserve">are </w:t>
      </w:r>
      <w:r w:rsidR="00393E77" w:rsidRPr="00400BA7">
        <w:t>self-reset regardless of Self-reset or Latched</w:t>
      </w:r>
      <w:r w:rsidR="00400BA7" w:rsidRPr="00400BA7">
        <w:t xml:space="preserve"> selection.</w:t>
      </w:r>
      <w:r w:rsidR="00393E77">
        <w:rPr>
          <w:color w:val="538135"/>
          <w:sz w:val="20"/>
        </w:rPr>
        <w:t xml:space="preserve">  </w:t>
      </w:r>
      <w:r w:rsidR="00393E77">
        <w:t xml:space="preserve"> </w:t>
      </w:r>
    </w:p>
    <w:bookmarkEnd w:id="6"/>
    <w:p w14:paraId="3860EE49" w14:textId="77777777" w:rsidR="00845D70" w:rsidRPr="00845D70" w:rsidRDefault="00845D70" w:rsidP="00845D70">
      <w:pPr>
        <w:jc w:val="both"/>
        <w:rPr>
          <w:color w:val="7030A0"/>
        </w:rPr>
      </w:pPr>
      <w:r w:rsidRPr="00845D70">
        <w:rPr>
          <w:color w:val="7030A0"/>
        </w:rPr>
        <w:t xml:space="preserve">Note: In cases where baseline mode is disabled or baseline data is not available, the PKP related settings of bearing, mechanical and stator for dB levels should correspond to peak </w:t>
      </w:r>
      <w:r w:rsidRPr="00845D70">
        <w:rPr>
          <w:color w:val="7030A0"/>
        </w:rPr>
        <w:lastRenderedPageBreak/>
        <w:t xml:space="preserve">magnitude and not change in dB magnitude (Example: a default of 75dB for Flt PKP Stg 1 and 65dB for Flt PKP Stg 2). </w:t>
      </w:r>
    </w:p>
    <w:p w14:paraId="79A242FA" w14:textId="77777777" w:rsidR="00693CC6" w:rsidRDefault="00693CC6" w:rsidP="00693CC6">
      <w:pPr>
        <w:spacing w:after="0"/>
        <w:jc w:val="both"/>
        <w:rPr>
          <w:color w:val="000000"/>
          <w:szCs w:val="22"/>
          <w:lang w:val="en-US"/>
        </w:rPr>
      </w:pPr>
    </w:p>
    <w:p w14:paraId="60F07691" w14:textId="77777777" w:rsidR="00AA5610" w:rsidRDefault="00AA5610" w:rsidP="00693CC6">
      <w:pPr>
        <w:spacing w:after="0"/>
        <w:jc w:val="both"/>
        <w:rPr>
          <w:color w:val="000000"/>
          <w:szCs w:val="22"/>
          <w:lang w:val="en-US"/>
        </w:rPr>
      </w:pPr>
    </w:p>
    <w:p w14:paraId="04017B5C" w14:textId="77777777" w:rsidR="00AA5610" w:rsidRDefault="00AA5610" w:rsidP="00693CC6">
      <w:pPr>
        <w:spacing w:after="0"/>
        <w:jc w:val="both"/>
        <w:rPr>
          <w:color w:val="000000"/>
          <w:szCs w:val="22"/>
          <w:lang w:val="en-US"/>
        </w:rPr>
      </w:pPr>
    </w:p>
    <w:p w14:paraId="47E6345D" w14:textId="77777777" w:rsidR="00AA5610" w:rsidRDefault="00AA5610" w:rsidP="00693CC6">
      <w:pPr>
        <w:spacing w:after="0"/>
        <w:jc w:val="both"/>
        <w:rPr>
          <w:color w:val="000000"/>
          <w:szCs w:val="22"/>
          <w:lang w:val="en-US"/>
        </w:rPr>
      </w:pPr>
    </w:p>
    <w:p w14:paraId="6573B99C" w14:textId="77777777" w:rsidR="00AA5610" w:rsidRDefault="00AA5610" w:rsidP="00693CC6">
      <w:pPr>
        <w:spacing w:after="0"/>
        <w:jc w:val="both"/>
        <w:rPr>
          <w:color w:val="000000"/>
          <w:szCs w:val="22"/>
          <w:lang w:val="en-US"/>
        </w:rPr>
      </w:pPr>
    </w:p>
    <w:p w14:paraId="23A4901B" w14:textId="77777777" w:rsidR="00AA5610" w:rsidRDefault="00AA5610" w:rsidP="00693CC6">
      <w:pPr>
        <w:spacing w:after="0"/>
        <w:jc w:val="both"/>
        <w:rPr>
          <w:color w:val="000000"/>
          <w:szCs w:val="22"/>
          <w:lang w:val="en-US"/>
        </w:rPr>
      </w:pPr>
    </w:p>
    <w:p w14:paraId="7B392E00" w14:textId="77777777" w:rsidR="00AA5610" w:rsidRDefault="00AA5610" w:rsidP="00693CC6">
      <w:pPr>
        <w:spacing w:after="0"/>
        <w:jc w:val="both"/>
        <w:rPr>
          <w:color w:val="000000"/>
          <w:szCs w:val="22"/>
          <w:lang w:val="en-US"/>
        </w:rPr>
      </w:pPr>
    </w:p>
    <w:p w14:paraId="5BA6C02B" w14:textId="77777777" w:rsidR="00AA5610" w:rsidRDefault="00AA5610" w:rsidP="00693CC6">
      <w:pPr>
        <w:spacing w:after="0"/>
        <w:jc w:val="both"/>
        <w:rPr>
          <w:color w:val="000000"/>
          <w:szCs w:val="22"/>
          <w:lang w:val="en-US"/>
        </w:rPr>
      </w:pPr>
    </w:p>
    <w:p w14:paraId="2727095D" w14:textId="77777777" w:rsidR="00AA5610" w:rsidRDefault="00AA5610" w:rsidP="00693CC6">
      <w:pPr>
        <w:spacing w:after="0"/>
        <w:jc w:val="both"/>
        <w:rPr>
          <w:color w:val="000000"/>
          <w:szCs w:val="22"/>
          <w:lang w:val="en-US"/>
        </w:rPr>
      </w:pPr>
    </w:p>
    <w:p w14:paraId="1F9F032A" w14:textId="77777777" w:rsidR="00AA5610" w:rsidRDefault="00AA5610" w:rsidP="00693CC6">
      <w:pPr>
        <w:spacing w:after="0"/>
        <w:jc w:val="both"/>
        <w:rPr>
          <w:color w:val="000000"/>
          <w:szCs w:val="22"/>
          <w:lang w:val="en-US"/>
        </w:rPr>
      </w:pPr>
    </w:p>
    <w:p w14:paraId="32491596" w14:textId="77777777" w:rsidR="00AA5610" w:rsidRDefault="00AA5610" w:rsidP="00693CC6">
      <w:pPr>
        <w:spacing w:after="0"/>
        <w:jc w:val="both"/>
        <w:rPr>
          <w:color w:val="000000"/>
          <w:szCs w:val="22"/>
          <w:lang w:val="en-US"/>
        </w:rPr>
      </w:pPr>
    </w:p>
    <w:p w14:paraId="38CDDF3A" w14:textId="77777777" w:rsidR="00AA5610" w:rsidRDefault="00AA5610" w:rsidP="00693CC6">
      <w:pPr>
        <w:spacing w:after="0"/>
        <w:jc w:val="both"/>
        <w:rPr>
          <w:color w:val="000000"/>
          <w:szCs w:val="22"/>
          <w:lang w:val="en-US"/>
        </w:rPr>
      </w:pPr>
    </w:p>
    <w:p w14:paraId="4CF995B4" w14:textId="77777777" w:rsidR="00AA5610" w:rsidRDefault="00AA5610" w:rsidP="00693CC6">
      <w:pPr>
        <w:spacing w:after="0"/>
        <w:jc w:val="both"/>
        <w:rPr>
          <w:color w:val="000000"/>
          <w:szCs w:val="22"/>
          <w:lang w:val="en-US"/>
        </w:rPr>
      </w:pPr>
    </w:p>
    <w:p w14:paraId="1DF0E7DE" w14:textId="77777777" w:rsidR="00AA5610" w:rsidRDefault="00AA5610" w:rsidP="00693CC6">
      <w:pPr>
        <w:spacing w:after="0"/>
        <w:jc w:val="both"/>
        <w:rPr>
          <w:color w:val="000000"/>
          <w:szCs w:val="22"/>
          <w:lang w:val="en-US"/>
        </w:rPr>
      </w:pPr>
    </w:p>
    <w:p w14:paraId="3DFC0272" w14:textId="77777777" w:rsidR="00AA5610" w:rsidRDefault="00AA5610" w:rsidP="00693CC6">
      <w:pPr>
        <w:spacing w:after="0"/>
        <w:jc w:val="both"/>
        <w:rPr>
          <w:color w:val="000000"/>
          <w:szCs w:val="22"/>
          <w:lang w:val="en-US"/>
        </w:rPr>
      </w:pPr>
    </w:p>
    <w:p w14:paraId="07F69E3E" w14:textId="77777777" w:rsidR="00AA5610" w:rsidRDefault="00AA5610" w:rsidP="00693CC6">
      <w:pPr>
        <w:spacing w:after="0"/>
        <w:jc w:val="both"/>
        <w:rPr>
          <w:color w:val="000000"/>
          <w:szCs w:val="22"/>
          <w:lang w:val="en-US"/>
        </w:rPr>
      </w:pPr>
    </w:p>
    <w:p w14:paraId="1B21674C" w14:textId="77777777" w:rsidR="00AA5610" w:rsidRDefault="00AA5610" w:rsidP="00693CC6">
      <w:pPr>
        <w:spacing w:after="0"/>
        <w:jc w:val="both"/>
        <w:rPr>
          <w:color w:val="000000"/>
          <w:szCs w:val="22"/>
          <w:lang w:val="en-US"/>
        </w:rPr>
      </w:pPr>
    </w:p>
    <w:p w14:paraId="6B849FFB" w14:textId="77777777" w:rsidR="00AA5610" w:rsidRDefault="00AA5610" w:rsidP="00693CC6">
      <w:pPr>
        <w:spacing w:after="0"/>
        <w:jc w:val="both"/>
        <w:rPr>
          <w:color w:val="000000"/>
          <w:szCs w:val="22"/>
          <w:lang w:val="en-US"/>
        </w:rPr>
      </w:pPr>
    </w:p>
    <w:p w14:paraId="59FA4410" w14:textId="77777777" w:rsidR="00AA5610" w:rsidRDefault="00AA5610" w:rsidP="00693CC6">
      <w:pPr>
        <w:spacing w:after="0"/>
        <w:jc w:val="both"/>
        <w:rPr>
          <w:color w:val="000000"/>
          <w:szCs w:val="22"/>
          <w:lang w:val="en-US"/>
        </w:rPr>
      </w:pPr>
    </w:p>
    <w:p w14:paraId="7111F898" w14:textId="77777777" w:rsidR="00AA5610" w:rsidRDefault="00AA5610" w:rsidP="00693CC6">
      <w:pPr>
        <w:spacing w:after="0"/>
        <w:jc w:val="both"/>
        <w:rPr>
          <w:color w:val="000000"/>
          <w:szCs w:val="22"/>
          <w:lang w:val="en-US"/>
        </w:rPr>
      </w:pPr>
    </w:p>
    <w:p w14:paraId="597AD6CE" w14:textId="77777777" w:rsidR="00AA5610" w:rsidRDefault="00AA5610" w:rsidP="00693CC6">
      <w:pPr>
        <w:spacing w:after="0"/>
        <w:jc w:val="both"/>
        <w:rPr>
          <w:color w:val="000000"/>
          <w:szCs w:val="22"/>
          <w:lang w:val="en-US"/>
        </w:rPr>
      </w:pPr>
    </w:p>
    <w:p w14:paraId="588F72C7" w14:textId="77777777" w:rsidR="00AA5610" w:rsidRDefault="00AA5610" w:rsidP="00693CC6">
      <w:pPr>
        <w:spacing w:after="0"/>
        <w:jc w:val="both"/>
        <w:rPr>
          <w:color w:val="000000"/>
          <w:szCs w:val="22"/>
          <w:lang w:val="en-US"/>
        </w:rPr>
      </w:pPr>
    </w:p>
    <w:p w14:paraId="1233233F" w14:textId="77777777" w:rsidR="00AA5610" w:rsidRDefault="00AA5610" w:rsidP="00693CC6">
      <w:pPr>
        <w:spacing w:after="0"/>
        <w:jc w:val="both"/>
        <w:rPr>
          <w:color w:val="000000"/>
          <w:szCs w:val="22"/>
          <w:lang w:val="en-US"/>
        </w:rPr>
      </w:pPr>
    </w:p>
    <w:p w14:paraId="4EDBF164" w14:textId="77777777" w:rsidR="00AA5610" w:rsidRDefault="00AA5610" w:rsidP="00693CC6">
      <w:pPr>
        <w:spacing w:after="0"/>
        <w:jc w:val="both"/>
        <w:rPr>
          <w:color w:val="000000"/>
          <w:szCs w:val="22"/>
          <w:lang w:val="en-US"/>
        </w:rPr>
      </w:pPr>
    </w:p>
    <w:p w14:paraId="66C86A6F" w14:textId="77777777" w:rsidR="00AA5610" w:rsidRDefault="00AA5610" w:rsidP="00693CC6">
      <w:pPr>
        <w:spacing w:after="0"/>
        <w:jc w:val="both"/>
        <w:rPr>
          <w:color w:val="000000"/>
          <w:szCs w:val="22"/>
          <w:lang w:val="en-US"/>
        </w:rPr>
      </w:pPr>
    </w:p>
    <w:p w14:paraId="31A80DC0" w14:textId="77777777" w:rsidR="00AA5610" w:rsidRDefault="00AA5610" w:rsidP="00693CC6">
      <w:pPr>
        <w:spacing w:after="0"/>
        <w:jc w:val="both"/>
        <w:rPr>
          <w:color w:val="000000"/>
          <w:szCs w:val="22"/>
          <w:lang w:val="en-US"/>
        </w:rPr>
      </w:pPr>
    </w:p>
    <w:p w14:paraId="17244808" w14:textId="77777777" w:rsidR="00AA5610" w:rsidRDefault="00AA5610" w:rsidP="00693CC6">
      <w:pPr>
        <w:spacing w:after="0"/>
        <w:jc w:val="both"/>
        <w:rPr>
          <w:color w:val="000000"/>
          <w:szCs w:val="22"/>
          <w:lang w:val="en-US"/>
        </w:rPr>
        <w:sectPr w:rsidR="00AA5610">
          <w:headerReference w:type="default" r:id="rId22"/>
          <w:footerReference w:type="default" r:id="rId23"/>
          <w:pgSz w:w="12240" w:h="15840"/>
          <w:pgMar w:top="1440" w:right="1800" w:bottom="1440" w:left="1800" w:header="720" w:footer="720" w:gutter="0"/>
          <w:cols w:space="720"/>
          <w:docGrid w:linePitch="360"/>
        </w:sectPr>
      </w:pPr>
    </w:p>
    <w:p w14:paraId="65EC271B" w14:textId="77777777" w:rsidR="00AA5610" w:rsidRDefault="00907AD1" w:rsidP="00693CC6">
      <w:pPr>
        <w:spacing w:after="0"/>
        <w:jc w:val="both"/>
        <w:rPr>
          <w:color w:val="000000"/>
          <w:szCs w:val="22"/>
          <w:lang w:val="en-US"/>
        </w:rPr>
      </w:pPr>
      <w:r>
        <w:object w:dxaOrig="13630" w:dyaOrig="6230" w14:anchorId="59D67334">
          <v:shape id="_x0000_i1027" type="#_x0000_t75" style="width:646.75pt;height:295.6pt" o:ole="">
            <v:imagedata r:id="rId24" o:title=""/>
          </v:shape>
          <o:OLEObject Type="Embed" ProgID="Visio.Drawing.11" ShapeID="_x0000_i1027" DrawAspect="Content" ObjectID="_1766214020" r:id="rId25"/>
        </w:object>
      </w:r>
    </w:p>
    <w:p w14:paraId="2FA52C99" w14:textId="77777777" w:rsidR="00AA5610" w:rsidRDefault="00AA5610" w:rsidP="00693CC6">
      <w:pPr>
        <w:spacing w:after="0"/>
        <w:jc w:val="both"/>
        <w:rPr>
          <w:color w:val="000000"/>
          <w:szCs w:val="22"/>
          <w:lang w:val="en-US"/>
        </w:rPr>
      </w:pPr>
    </w:p>
    <w:p w14:paraId="6EACB1BC" w14:textId="77777777" w:rsidR="00AA5610" w:rsidRDefault="00E36C03" w:rsidP="00E36C03">
      <w:pPr>
        <w:spacing w:after="0"/>
        <w:jc w:val="center"/>
        <w:rPr>
          <w:color w:val="000000"/>
          <w:szCs w:val="22"/>
          <w:lang w:val="en-US"/>
        </w:rPr>
      </w:pPr>
      <w:r w:rsidRPr="007B4514">
        <w:rPr>
          <w:color w:val="538135"/>
        </w:rPr>
        <w:t>Figur</w:t>
      </w:r>
      <w:r>
        <w:rPr>
          <w:color w:val="538135"/>
        </w:rPr>
        <w:t>e xx.xx: ESA Logic Diagram</w:t>
      </w:r>
    </w:p>
    <w:p w14:paraId="722B766D" w14:textId="77777777" w:rsidR="00AA5610" w:rsidRDefault="00AA5610" w:rsidP="00693CC6">
      <w:pPr>
        <w:spacing w:after="0"/>
        <w:jc w:val="both"/>
        <w:rPr>
          <w:color w:val="000000"/>
          <w:szCs w:val="22"/>
          <w:lang w:val="en-US"/>
        </w:rPr>
      </w:pPr>
    </w:p>
    <w:p w14:paraId="086B1AA1" w14:textId="77777777" w:rsidR="00AA5610" w:rsidRDefault="00AA5610" w:rsidP="00693CC6">
      <w:pPr>
        <w:spacing w:after="0"/>
        <w:jc w:val="both"/>
        <w:rPr>
          <w:color w:val="000000"/>
          <w:szCs w:val="22"/>
          <w:lang w:val="en-US"/>
        </w:rPr>
        <w:sectPr w:rsidR="00AA5610" w:rsidSect="00AA5610">
          <w:pgSz w:w="15840" w:h="12240" w:orient="landscape"/>
          <w:pgMar w:top="1800" w:right="1440" w:bottom="1800" w:left="1440" w:header="720" w:footer="720" w:gutter="0"/>
          <w:cols w:space="720"/>
          <w:docGrid w:linePitch="360"/>
        </w:sectPr>
      </w:pPr>
    </w:p>
    <w:p w14:paraId="0FE93CAD" w14:textId="77777777" w:rsidR="00AA5610" w:rsidRDefault="00AA5610" w:rsidP="00693CC6">
      <w:pPr>
        <w:spacing w:after="0"/>
        <w:jc w:val="both"/>
        <w:rPr>
          <w:color w:val="000000"/>
          <w:szCs w:val="22"/>
          <w:lang w:val="en-US"/>
        </w:rPr>
      </w:pPr>
    </w:p>
    <w:p w14:paraId="01C97671" w14:textId="77777777" w:rsidR="00AA5610" w:rsidRDefault="00AA5610" w:rsidP="00693CC6">
      <w:pPr>
        <w:spacing w:after="0"/>
        <w:jc w:val="both"/>
        <w:rPr>
          <w:color w:val="000000"/>
          <w:szCs w:val="22"/>
          <w:lang w:val="en-US"/>
        </w:rPr>
      </w:pPr>
    </w:p>
    <w:p w14:paraId="28D18C5E" w14:textId="77777777" w:rsidR="00693CC6" w:rsidRDefault="00693CC6" w:rsidP="00693CC6">
      <w:pPr>
        <w:spacing w:after="0"/>
        <w:jc w:val="both"/>
        <w:rPr>
          <w:color w:val="000000"/>
          <w:szCs w:val="22"/>
          <w:lang w:val="en-US"/>
        </w:rPr>
      </w:pPr>
    </w:p>
    <w:p w14:paraId="0A02B84A" w14:textId="77777777" w:rsidR="00693CC6" w:rsidRPr="005D5FC7" w:rsidRDefault="00693CC6" w:rsidP="00693CC6">
      <w:pPr>
        <w:spacing w:after="0"/>
        <w:jc w:val="center"/>
        <w:rPr>
          <w:color w:val="538135"/>
        </w:rPr>
      </w:pPr>
      <w:r w:rsidRPr="005D5FC7">
        <w:rPr>
          <w:strike/>
        </w:rPr>
        <w:object w:dxaOrig="12780" w:dyaOrig="12135" w14:anchorId="130E6E5B">
          <v:shape id="_x0000_i1028" type="#_x0000_t75" style="width:454.35pt;height:431.4pt" o:ole="">
            <v:imagedata r:id="rId26" o:title=""/>
          </v:shape>
          <o:OLEObject Type="Embed" ProgID="Visio.Drawing.15" ShapeID="_x0000_i1028" DrawAspect="Content" ObjectID="_1766214021" r:id="rId27"/>
        </w:object>
      </w:r>
      <w:r w:rsidRPr="005D5FC7">
        <w:rPr>
          <w:color w:val="538135"/>
        </w:rPr>
        <w:t xml:space="preserve"> </w:t>
      </w:r>
    </w:p>
    <w:p w14:paraId="2564939A" w14:textId="77777777" w:rsidR="00693CC6" w:rsidRPr="005D5FC7" w:rsidRDefault="00693CC6" w:rsidP="00693CC6">
      <w:pPr>
        <w:spacing w:after="0"/>
        <w:jc w:val="center"/>
        <w:rPr>
          <w:strike/>
          <w:color w:val="538135"/>
        </w:rPr>
      </w:pPr>
      <w:r w:rsidRPr="005D5FC7">
        <w:rPr>
          <w:strike/>
          <w:color w:val="538135"/>
        </w:rPr>
        <w:t>Figure xx.xx: ESA Logic Diagram Page</w:t>
      </w:r>
    </w:p>
    <w:p w14:paraId="1E7F2E93" w14:textId="77777777" w:rsidR="00693CC6" w:rsidRDefault="00693CC6" w:rsidP="000630C8"/>
    <w:p w14:paraId="102A76A7" w14:textId="77777777" w:rsidR="00693CC6" w:rsidRDefault="00693CC6" w:rsidP="000630C8"/>
    <w:p w14:paraId="48168F74" w14:textId="77777777" w:rsidR="000630C8" w:rsidRPr="00E54B90" w:rsidRDefault="000630C8" w:rsidP="000630C8">
      <w:pPr>
        <w:pStyle w:val="BodyTextIndent"/>
        <w:keepNext/>
        <w:numPr>
          <w:ilvl w:val="1"/>
          <w:numId w:val="2"/>
        </w:numPr>
        <w:spacing w:before="240"/>
        <w:rPr>
          <w:b/>
          <w:highlight w:val="yellow"/>
        </w:rPr>
      </w:pPr>
      <w:r w:rsidRPr="00E54B90">
        <w:rPr>
          <w:b/>
          <w:highlight w:val="yellow"/>
        </w:rPr>
        <w:t xml:space="preserve">MOTOR M&amp;D/BEARING, </w:t>
      </w:r>
      <w:r>
        <w:rPr>
          <w:b/>
          <w:highlight w:val="yellow"/>
        </w:rPr>
        <w:t>Mechanical</w:t>
      </w:r>
      <w:r w:rsidRPr="00E54B90">
        <w:rPr>
          <w:b/>
          <w:highlight w:val="yellow"/>
        </w:rPr>
        <w:t xml:space="preserve"> and STATOR FAULT</w:t>
      </w:r>
    </w:p>
    <w:p w14:paraId="248A241E"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Metering &gt; Motor &gt; Bearing Fault Baseline</w:t>
      </w:r>
    </w:p>
    <w:p w14:paraId="6298579B" w14:textId="4670AD77" w:rsidR="000630C8" w:rsidRPr="004E70C2" w:rsidRDefault="001F0BE3" w:rsidP="000630C8">
      <w:pPr>
        <w:rPr>
          <w:rFonts w:cs="GEInspira"/>
          <w:szCs w:val="22"/>
        </w:rPr>
      </w:pPr>
      <w:r>
        <w:rPr>
          <w:rFonts w:cs="GEInspira"/>
          <w:noProof/>
          <w:szCs w:val="22"/>
        </w:rPr>
        <w:lastRenderedPageBreak/>
        <w:drawing>
          <wp:inline distT="0" distB="0" distL="0" distR="0" wp14:anchorId="2BAC5215" wp14:editId="2B891ED5">
            <wp:extent cx="3270250" cy="3155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0250" cy="3155950"/>
                    </a:xfrm>
                    <a:prstGeom prst="rect">
                      <a:avLst/>
                    </a:prstGeom>
                    <a:noFill/>
                    <a:ln>
                      <a:noFill/>
                    </a:ln>
                  </pic:spPr>
                </pic:pic>
              </a:graphicData>
            </a:graphic>
          </wp:inline>
        </w:drawing>
      </w:r>
    </w:p>
    <w:p w14:paraId="0965C4CE"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 xml:space="preserve">Metering &gt; Motor &gt; Bearing Fault Monitoring </w:t>
      </w:r>
    </w:p>
    <w:p w14:paraId="203BD11B" w14:textId="0D497D1B" w:rsidR="00C208F3" w:rsidRPr="00B4658C" w:rsidRDefault="001F0BE3" w:rsidP="000630C8">
      <w:pPr>
        <w:rPr>
          <w:rFonts w:cs="GEInspira"/>
          <w:szCs w:val="22"/>
        </w:rPr>
      </w:pPr>
      <w:r w:rsidRPr="009C0CE9">
        <w:rPr>
          <w:noProof/>
        </w:rPr>
        <w:drawing>
          <wp:inline distT="0" distB="0" distL="0" distR="0" wp14:anchorId="0CD5ABE0" wp14:editId="3F3FCA87">
            <wp:extent cx="3006090" cy="381381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6090" cy="3813810"/>
                    </a:xfrm>
                    <a:prstGeom prst="rect">
                      <a:avLst/>
                    </a:prstGeom>
                    <a:noFill/>
                    <a:ln>
                      <a:noFill/>
                    </a:ln>
                  </pic:spPr>
                </pic:pic>
              </a:graphicData>
            </a:graphic>
          </wp:inline>
        </w:drawing>
      </w:r>
    </w:p>
    <w:p w14:paraId="31D1AA1D" w14:textId="77777777" w:rsidR="00C208F3" w:rsidRDefault="00C208F3" w:rsidP="000630C8">
      <w:pPr>
        <w:rPr>
          <w:rFonts w:cs="GEInspira"/>
          <w:i/>
          <w:szCs w:val="22"/>
        </w:rPr>
      </w:pPr>
    </w:p>
    <w:p w14:paraId="5377E1F1"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Metering &gt; Motor &gt; Mech Fault Baseline</w:t>
      </w:r>
    </w:p>
    <w:p w14:paraId="3923B85D" w14:textId="4B448413" w:rsidR="000630C8" w:rsidRPr="004E70C2" w:rsidRDefault="001F0BE3" w:rsidP="000630C8">
      <w:pPr>
        <w:rPr>
          <w:rFonts w:cs="GEInspira"/>
          <w:szCs w:val="22"/>
        </w:rPr>
      </w:pPr>
      <w:r>
        <w:rPr>
          <w:rFonts w:cs="GEInspira"/>
          <w:noProof/>
          <w:szCs w:val="22"/>
        </w:rPr>
        <w:drawing>
          <wp:inline distT="0" distB="0" distL="0" distR="0" wp14:anchorId="7C2F6559" wp14:editId="605C2D58">
            <wp:extent cx="3244215" cy="3174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215" cy="3174365"/>
                    </a:xfrm>
                    <a:prstGeom prst="rect">
                      <a:avLst/>
                    </a:prstGeom>
                    <a:noFill/>
                    <a:ln>
                      <a:noFill/>
                    </a:ln>
                  </pic:spPr>
                </pic:pic>
              </a:graphicData>
            </a:graphic>
          </wp:inline>
        </w:drawing>
      </w:r>
    </w:p>
    <w:p w14:paraId="2A648B26"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 xml:space="preserve">Metering &gt; Motor &gt; Mech Fault Monitoring </w:t>
      </w:r>
    </w:p>
    <w:p w14:paraId="6E3AEF98" w14:textId="17A165D4" w:rsidR="000630C8" w:rsidRPr="00F43C35" w:rsidRDefault="001F0BE3" w:rsidP="000630C8">
      <w:pPr>
        <w:rPr>
          <w:rFonts w:cs="GEInspira"/>
          <w:szCs w:val="22"/>
        </w:rPr>
      </w:pPr>
      <w:r w:rsidRPr="009C0CE9">
        <w:rPr>
          <w:noProof/>
        </w:rPr>
        <w:lastRenderedPageBreak/>
        <w:drawing>
          <wp:inline distT="0" distB="0" distL="0" distR="0" wp14:anchorId="414FF148" wp14:editId="76A79F91">
            <wp:extent cx="2940050" cy="38481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0050" cy="3848100"/>
                    </a:xfrm>
                    <a:prstGeom prst="rect">
                      <a:avLst/>
                    </a:prstGeom>
                    <a:noFill/>
                    <a:ln>
                      <a:noFill/>
                    </a:ln>
                  </pic:spPr>
                </pic:pic>
              </a:graphicData>
            </a:graphic>
          </wp:inline>
        </w:drawing>
      </w:r>
    </w:p>
    <w:p w14:paraId="66067C4C" w14:textId="77777777" w:rsidR="00C208F3" w:rsidRDefault="00C208F3" w:rsidP="000630C8">
      <w:pPr>
        <w:rPr>
          <w:rFonts w:cs="GEInspira"/>
          <w:b/>
          <w:szCs w:val="22"/>
        </w:rPr>
      </w:pPr>
    </w:p>
    <w:p w14:paraId="21DB66F9"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Metering &gt; Motor &gt; Stator Fault Baseline</w:t>
      </w:r>
    </w:p>
    <w:p w14:paraId="790A1F7E" w14:textId="0FE1281F" w:rsidR="000630C8" w:rsidRPr="004E70C2" w:rsidRDefault="001F0BE3" w:rsidP="000630C8">
      <w:pPr>
        <w:rPr>
          <w:rFonts w:cs="GEInspira"/>
          <w:szCs w:val="22"/>
        </w:rPr>
      </w:pPr>
      <w:r>
        <w:rPr>
          <w:rFonts w:cs="GEInspira"/>
          <w:noProof/>
          <w:szCs w:val="22"/>
        </w:rPr>
        <w:drawing>
          <wp:inline distT="0" distB="0" distL="0" distR="0" wp14:anchorId="32E82B01" wp14:editId="4ED9AD7B">
            <wp:extent cx="3244215" cy="258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215" cy="2584450"/>
                    </a:xfrm>
                    <a:prstGeom prst="rect">
                      <a:avLst/>
                    </a:prstGeom>
                    <a:noFill/>
                    <a:ln>
                      <a:noFill/>
                    </a:ln>
                  </pic:spPr>
                </pic:pic>
              </a:graphicData>
            </a:graphic>
          </wp:inline>
        </w:drawing>
      </w:r>
    </w:p>
    <w:p w14:paraId="14671817" w14:textId="77777777" w:rsidR="000630C8" w:rsidRPr="00A371CD" w:rsidRDefault="000630C8" w:rsidP="000630C8">
      <w:pPr>
        <w:rPr>
          <w:rFonts w:cs="GEInspira"/>
          <w:i/>
          <w:color w:val="4472C4"/>
          <w:szCs w:val="22"/>
        </w:rPr>
      </w:pPr>
      <w:r w:rsidRPr="00A371CD">
        <w:rPr>
          <w:rFonts w:cs="GEInspira"/>
          <w:b/>
          <w:color w:val="4472C4"/>
          <w:szCs w:val="22"/>
        </w:rPr>
        <w:t>Path:</w:t>
      </w:r>
      <w:r w:rsidRPr="00A371CD">
        <w:rPr>
          <w:rFonts w:cs="GEInspira"/>
          <w:color w:val="4472C4"/>
          <w:szCs w:val="22"/>
        </w:rPr>
        <w:t xml:space="preserve"> </w:t>
      </w:r>
      <w:r w:rsidRPr="00A371CD">
        <w:rPr>
          <w:rFonts w:cs="GEInspira"/>
          <w:i/>
          <w:color w:val="4472C4"/>
          <w:szCs w:val="22"/>
        </w:rPr>
        <w:t>Metering &gt; Motor &gt; Stator Fault Monitoring</w:t>
      </w:r>
    </w:p>
    <w:p w14:paraId="5213F2CF" w14:textId="33E6B113" w:rsidR="000630C8" w:rsidRPr="0036760C" w:rsidRDefault="001F0BE3" w:rsidP="000630C8">
      <w:pPr>
        <w:rPr>
          <w:rFonts w:cs="GEInspira"/>
          <w:szCs w:val="22"/>
        </w:rPr>
      </w:pPr>
      <w:r w:rsidRPr="009C0CE9">
        <w:rPr>
          <w:noProof/>
        </w:rPr>
        <w:lastRenderedPageBreak/>
        <w:drawing>
          <wp:inline distT="0" distB="0" distL="0" distR="0" wp14:anchorId="0FC682A8" wp14:editId="3ABB061F">
            <wp:extent cx="2962275" cy="238823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2388235"/>
                    </a:xfrm>
                    <a:prstGeom prst="rect">
                      <a:avLst/>
                    </a:prstGeom>
                    <a:noFill/>
                    <a:ln>
                      <a:noFill/>
                    </a:ln>
                  </pic:spPr>
                </pic:pic>
              </a:graphicData>
            </a:graphic>
          </wp:inline>
        </w:drawing>
      </w:r>
    </w:p>
    <w:p w14:paraId="6256E1D6" w14:textId="77777777" w:rsidR="000630C8" w:rsidRPr="000B0563" w:rsidRDefault="000630C8" w:rsidP="000630C8">
      <w:pPr>
        <w:pStyle w:val="Heading4"/>
        <w:rPr>
          <w:b/>
        </w:rPr>
      </w:pPr>
      <w:r w:rsidRPr="000B0563">
        <w:rPr>
          <w:b/>
        </w:rPr>
        <w:t>Description</w:t>
      </w:r>
    </w:p>
    <w:p w14:paraId="3A22CB80" w14:textId="77777777" w:rsidR="00E33BFB" w:rsidRPr="007B4514" w:rsidRDefault="00E33BFB" w:rsidP="00E33BFB">
      <w:pPr>
        <w:spacing w:after="0"/>
        <w:rPr>
          <w:b/>
          <w:bCs/>
          <w:color w:val="538135"/>
        </w:rPr>
      </w:pPr>
      <w:r w:rsidRPr="007B4514">
        <w:rPr>
          <w:b/>
          <w:bCs/>
          <w:color w:val="538135"/>
        </w:rPr>
        <w:t>Avg Norm Peak Mag @ k = 1, Avg Norm Peak Mag @ k = 2, Avg Norm Peak Mag @ k = 3</w:t>
      </w:r>
    </w:p>
    <w:p w14:paraId="63E5B188" w14:textId="77777777" w:rsidR="000630C8" w:rsidRPr="00557EB9" w:rsidRDefault="000630C8" w:rsidP="000630C8">
      <w:pPr>
        <w:spacing w:after="0"/>
        <w:jc w:val="both"/>
        <w:rPr>
          <w:color w:val="000000"/>
          <w:szCs w:val="22"/>
          <w:lang w:val="en-US"/>
        </w:rPr>
      </w:pPr>
      <w:r w:rsidRPr="00332663">
        <w:rPr>
          <w:rFonts w:cs="GEInspira"/>
          <w:szCs w:val="22"/>
        </w:rPr>
        <w:t>Normalized peak magnitude in dB at each frequency is calculated as the ratio of FFT magnitude</w:t>
      </w:r>
      <w:r>
        <w:rPr>
          <w:rFonts w:cs="GEInspira"/>
          <w:szCs w:val="22"/>
        </w:rPr>
        <w:t>s</w:t>
      </w:r>
      <w:r w:rsidRPr="00332663">
        <w:rPr>
          <w:rFonts w:cs="GEInspira"/>
          <w:szCs w:val="22"/>
        </w:rPr>
        <w:t xml:space="preserve"> </w:t>
      </w:r>
      <w:r>
        <w:rPr>
          <w:rFonts w:cs="GEInspira"/>
          <w:szCs w:val="22"/>
        </w:rPr>
        <w:t xml:space="preserve">at specific frequency </w:t>
      </w:r>
      <w:r w:rsidR="00EF34EA" w:rsidRPr="00D52DB4">
        <w:rPr>
          <w:rFonts w:cs="GEInspira"/>
          <w:color w:val="4472C4"/>
          <w:szCs w:val="22"/>
        </w:rPr>
        <w:t>w.r.t rated magnitude of same quantity (rated current</w:t>
      </w:r>
      <w:r w:rsidR="00485DAC">
        <w:rPr>
          <w:rFonts w:cs="GEInspira"/>
          <w:color w:val="4472C4"/>
          <w:szCs w:val="22"/>
        </w:rPr>
        <w:t>^2</w:t>
      </w:r>
      <w:r w:rsidR="00EF34EA" w:rsidRPr="00D52DB4">
        <w:rPr>
          <w:rFonts w:cs="GEInspira"/>
          <w:color w:val="4472C4"/>
          <w:szCs w:val="22"/>
        </w:rPr>
        <w:t xml:space="preserve"> in this case)</w:t>
      </w:r>
      <w:r>
        <w:rPr>
          <w:rFonts w:cs="GEInspira"/>
          <w:szCs w:val="22"/>
        </w:rPr>
        <w:t xml:space="preserve"> for each k-factor.</w:t>
      </w:r>
      <w:r w:rsidRPr="00332663">
        <w:rPr>
          <w:rFonts w:cs="GEInspira"/>
          <w:szCs w:val="22"/>
        </w:rPr>
        <w:t xml:space="preserve"> </w:t>
      </w:r>
      <w:r>
        <w:rPr>
          <w:rFonts w:cs="GEInspira"/>
          <w:szCs w:val="22"/>
        </w:rPr>
        <w:t>These n</w:t>
      </w:r>
      <w:r w:rsidRPr="00332663">
        <w:rPr>
          <w:rFonts w:cs="GEInspira"/>
          <w:szCs w:val="22"/>
        </w:rPr>
        <w:t>ormalized peak magnitude</w:t>
      </w:r>
      <w:r>
        <w:rPr>
          <w:rFonts w:cs="GEInspira"/>
          <w:szCs w:val="22"/>
        </w:rPr>
        <w:t xml:space="preserve"> values are computed and stored continuously during baseline mode w.r.t each load bin and k-factor.  All the dB values are averaged w.r.t each load bin and k-factor and stored as </w:t>
      </w:r>
      <w:r>
        <w:rPr>
          <w:color w:val="000000"/>
          <w:szCs w:val="22"/>
          <w:lang w:val="en-US"/>
        </w:rPr>
        <w:t xml:space="preserve">Avg. </w:t>
      </w:r>
      <w:r w:rsidR="00E33BFB" w:rsidRPr="007B4514">
        <w:rPr>
          <w:color w:val="538135"/>
          <w:szCs w:val="22"/>
          <w:lang w:val="en-US"/>
        </w:rPr>
        <w:t>Norm Peak Mag @</w:t>
      </w:r>
      <w:r>
        <w:rPr>
          <w:color w:val="000000"/>
          <w:szCs w:val="22"/>
          <w:lang w:val="en-US"/>
        </w:rPr>
        <w:t xml:space="preserve"> k=1,2,3 in a file at the end of baseline period.</w:t>
      </w:r>
    </w:p>
    <w:p w14:paraId="7DD8ABE8" w14:textId="77777777" w:rsidR="000630C8" w:rsidRDefault="000630C8" w:rsidP="000630C8">
      <w:pPr>
        <w:spacing w:after="0"/>
        <w:rPr>
          <w:b/>
          <w:color w:val="000000"/>
          <w:szCs w:val="22"/>
          <w:lang w:val="en-US"/>
        </w:rPr>
      </w:pPr>
    </w:p>
    <w:p w14:paraId="7C47ECFF" w14:textId="77777777" w:rsidR="00E33BFB" w:rsidRPr="007B4514" w:rsidRDefault="00E33BFB" w:rsidP="000630C8">
      <w:pPr>
        <w:spacing w:after="0"/>
        <w:jc w:val="both"/>
        <w:rPr>
          <w:b/>
          <w:color w:val="538135"/>
          <w:szCs w:val="22"/>
          <w:lang w:val="en-US"/>
        </w:rPr>
      </w:pPr>
      <w:r w:rsidRPr="007B4514">
        <w:rPr>
          <w:b/>
          <w:color w:val="538135"/>
          <w:szCs w:val="22"/>
          <w:lang w:val="en-US"/>
        </w:rPr>
        <w:t>Avg Energy at Peak Mag @ k=1, Avg Energy at Peak Mag @ k=2, Avg Energy at Peak Mag @ k=3</w:t>
      </w:r>
    </w:p>
    <w:p w14:paraId="6E5BED71" w14:textId="77777777" w:rsidR="000630C8" w:rsidRDefault="00EF34EA" w:rsidP="000630C8">
      <w:pPr>
        <w:spacing w:after="0"/>
        <w:jc w:val="both"/>
        <w:rPr>
          <w:color w:val="000000"/>
          <w:szCs w:val="22"/>
          <w:lang w:val="en-US"/>
        </w:rPr>
      </w:pPr>
      <w:r w:rsidRPr="00D52DB4">
        <w:rPr>
          <w:rFonts w:cs="GEInspira"/>
          <w:color w:val="4472C4"/>
          <w:szCs w:val="22"/>
        </w:rPr>
        <w:t xml:space="preserve">Energy magnitude in dB is extracted as the ratio of root mean square of 3 frequency components (for each k-factor) including &amp; around highest normalized peak magnitude w.r.t rated magnitude of same quantity </w:t>
      </w:r>
      <w:r w:rsidRPr="00DB307F">
        <w:rPr>
          <w:rFonts w:cs="GEInspira"/>
          <w:color w:val="4472C4"/>
          <w:szCs w:val="22"/>
        </w:rPr>
        <w:t>(rated current</w:t>
      </w:r>
      <w:r w:rsidR="00485DAC">
        <w:rPr>
          <w:rFonts w:cs="GEInspira"/>
          <w:color w:val="4472C4"/>
          <w:szCs w:val="22"/>
        </w:rPr>
        <w:t>^2</w:t>
      </w:r>
      <w:r w:rsidRPr="00DB307F">
        <w:rPr>
          <w:rFonts w:cs="GEInspira"/>
          <w:color w:val="4472C4"/>
          <w:szCs w:val="22"/>
        </w:rPr>
        <w:t xml:space="preserve"> in this case)</w:t>
      </w:r>
      <w:r w:rsidRPr="00D52DB4">
        <w:rPr>
          <w:rFonts w:cs="GEInspira"/>
          <w:color w:val="4472C4"/>
          <w:szCs w:val="22"/>
        </w:rPr>
        <w:t>.</w:t>
      </w:r>
      <w:r>
        <w:rPr>
          <w:rFonts w:cs="GEInspira"/>
          <w:szCs w:val="22"/>
        </w:rPr>
        <w:t xml:space="preserve"> </w:t>
      </w:r>
      <w:r w:rsidR="000630C8">
        <w:rPr>
          <w:rFonts w:cs="GEInspira"/>
          <w:szCs w:val="22"/>
        </w:rPr>
        <w:t xml:space="preserve">These energy values are computed and stored continuously during baseline mode w.r.t each load bin.  All the dB values are averaged w.r.t each load bin values and stored as </w:t>
      </w:r>
      <w:r w:rsidR="000630C8">
        <w:rPr>
          <w:color w:val="000000"/>
          <w:szCs w:val="22"/>
          <w:lang w:val="en-US"/>
        </w:rPr>
        <w:t>Avg.</w:t>
      </w:r>
      <w:r w:rsidR="000630C8" w:rsidRPr="007B4514">
        <w:rPr>
          <w:color w:val="538135"/>
          <w:szCs w:val="22"/>
          <w:lang w:val="en-US"/>
        </w:rPr>
        <w:t xml:space="preserve"> </w:t>
      </w:r>
      <w:r w:rsidR="00E33BFB" w:rsidRPr="007B4514">
        <w:rPr>
          <w:color w:val="538135"/>
          <w:szCs w:val="22"/>
          <w:lang w:val="en-US"/>
        </w:rPr>
        <w:t xml:space="preserve">Energy at Peak Mag @ k=1,2,3 </w:t>
      </w:r>
      <w:r w:rsidR="000630C8">
        <w:rPr>
          <w:color w:val="000000"/>
          <w:szCs w:val="22"/>
          <w:lang w:val="en-US"/>
        </w:rPr>
        <w:t>in a file at the end of baseline period.</w:t>
      </w:r>
    </w:p>
    <w:p w14:paraId="57B0FD2A" w14:textId="77777777" w:rsidR="00EF34EA" w:rsidRDefault="00EF34EA" w:rsidP="000630C8">
      <w:pPr>
        <w:spacing w:after="0"/>
        <w:jc w:val="both"/>
        <w:rPr>
          <w:color w:val="4472C4"/>
        </w:rPr>
      </w:pPr>
    </w:p>
    <w:p w14:paraId="3BED0A80" w14:textId="77777777" w:rsidR="00EF34EA" w:rsidRPr="00E36857" w:rsidRDefault="00E36857" w:rsidP="000630C8">
      <w:pPr>
        <w:spacing w:after="0"/>
        <w:jc w:val="both"/>
        <w:rPr>
          <w:b/>
          <w:color w:val="C00000"/>
        </w:rPr>
      </w:pPr>
      <w:r w:rsidRPr="00E36857">
        <w:rPr>
          <w:b/>
          <w:color w:val="C00000"/>
        </w:rPr>
        <w:t xml:space="preserve">Max </w:t>
      </w:r>
      <w:r w:rsidR="00EF34EA" w:rsidRPr="00E36857">
        <w:rPr>
          <w:b/>
          <w:color w:val="C00000"/>
        </w:rPr>
        <w:t>Std Dev Peak Mag</w:t>
      </w:r>
      <w:r w:rsidR="00633EE2" w:rsidRPr="00E36857">
        <w:rPr>
          <w:b/>
          <w:color w:val="C00000"/>
        </w:rPr>
        <w:t xml:space="preserve"> [N]</w:t>
      </w:r>
    </w:p>
    <w:p w14:paraId="0FB8ACF7" w14:textId="77777777" w:rsidR="00EF34EA" w:rsidRPr="00D85412" w:rsidRDefault="00633EE2" w:rsidP="000630C8">
      <w:pPr>
        <w:spacing w:after="0"/>
        <w:jc w:val="both"/>
        <w:rPr>
          <w:color w:val="000000"/>
          <w:szCs w:val="22"/>
          <w:lang w:val="en-US"/>
        </w:rPr>
      </w:pPr>
      <w:r w:rsidRPr="00897429">
        <w:rPr>
          <w:color w:val="4472C4"/>
        </w:rPr>
        <w:t>Std Dev Peak Mag</w:t>
      </w:r>
      <w:r w:rsidR="00EF34EA" w:rsidRPr="00897429">
        <w:rPr>
          <w:color w:val="4472C4"/>
        </w:rPr>
        <w:t xml:space="preserve"> represents the</w:t>
      </w:r>
      <w:r w:rsidRPr="00897429">
        <w:rPr>
          <w:color w:val="4472C4"/>
        </w:rPr>
        <w:t xml:space="preserve"> recurring</w:t>
      </w:r>
      <w:r w:rsidR="00EF34EA" w:rsidRPr="00897429">
        <w:rPr>
          <w:color w:val="4472C4"/>
        </w:rPr>
        <w:t xml:space="preserve"> standard deviation of peak dB magnitudes computed from data samples collected during baseline period</w:t>
      </w:r>
      <w:r w:rsidRPr="00897429">
        <w:rPr>
          <w:color w:val="4472C4"/>
        </w:rPr>
        <w:t xml:space="preserve"> for a specific load bin N (1 to 12).</w:t>
      </w:r>
      <w:r w:rsidR="00444286" w:rsidRPr="00897429">
        <w:rPr>
          <w:color w:val="4472C4"/>
        </w:rPr>
        <w:t xml:space="preserve"> Std Dev is computed for peak dB data corresponding to k=1</w:t>
      </w:r>
      <w:r w:rsidR="00377773">
        <w:rPr>
          <w:color w:val="4472C4"/>
        </w:rPr>
        <w:t>,2 and 3</w:t>
      </w:r>
      <w:r w:rsidR="00444286" w:rsidRPr="00897429">
        <w:rPr>
          <w:color w:val="4472C4"/>
        </w:rPr>
        <w:t xml:space="preserve"> (fault freq</w:t>
      </w:r>
      <w:r w:rsidR="00897429" w:rsidRPr="00897429">
        <w:rPr>
          <w:color w:val="4472C4"/>
        </w:rPr>
        <w:t>uencies</w:t>
      </w:r>
      <w:r w:rsidR="00444286" w:rsidRPr="00897429">
        <w:rPr>
          <w:color w:val="4472C4"/>
        </w:rPr>
        <w:t>)</w:t>
      </w:r>
      <w:r w:rsidR="00D85412">
        <w:rPr>
          <w:color w:val="4472C4"/>
        </w:rPr>
        <w:t xml:space="preserve"> for bearing, mechanical and at fault frequencies for stator.</w:t>
      </w:r>
    </w:p>
    <w:p w14:paraId="3AD038C0" w14:textId="77777777" w:rsidR="00633EE2" w:rsidRDefault="00633EE2" w:rsidP="000630C8">
      <w:pPr>
        <w:spacing w:after="0"/>
        <w:jc w:val="both"/>
        <w:rPr>
          <w:color w:val="4472C4"/>
        </w:rPr>
      </w:pPr>
    </w:p>
    <w:p w14:paraId="611E005B" w14:textId="77777777" w:rsidR="00633EE2" w:rsidRPr="00E36857" w:rsidRDefault="00E36857" w:rsidP="00633EE2">
      <w:pPr>
        <w:spacing w:after="0"/>
        <w:jc w:val="both"/>
        <w:rPr>
          <w:b/>
          <w:color w:val="C00000"/>
        </w:rPr>
      </w:pPr>
      <w:r w:rsidRPr="00E36857">
        <w:rPr>
          <w:b/>
          <w:color w:val="C00000"/>
        </w:rPr>
        <w:t xml:space="preserve">Max </w:t>
      </w:r>
      <w:r w:rsidR="00633EE2" w:rsidRPr="00E36857">
        <w:rPr>
          <w:b/>
          <w:color w:val="C00000"/>
        </w:rPr>
        <w:t>Std Dev Energy Mag [N]</w:t>
      </w:r>
    </w:p>
    <w:p w14:paraId="57007E65" w14:textId="77777777" w:rsidR="000630C8" w:rsidRPr="00837923" w:rsidRDefault="00633EE2" w:rsidP="000630C8">
      <w:pPr>
        <w:spacing w:after="0"/>
        <w:jc w:val="both"/>
        <w:rPr>
          <w:color w:val="000000"/>
          <w:szCs w:val="22"/>
          <w:lang w:val="en-US"/>
        </w:rPr>
      </w:pPr>
      <w:r>
        <w:rPr>
          <w:color w:val="4472C4"/>
        </w:rPr>
        <w:t>Std Dev Energy Mag represents the recurring standard deviation of energy dB magnitudes computed from data samples collected during baseline period for a specific load bin N (1 to 12).</w:t>
      </w:r>
      <w:r w:rsidR="00444286" w:rsidRPr="00444286">
        <w:rPr>
          <w:color w:val="4472C4"/>
        </w:rPr>
        <w:t xml:space="preserve"> </w:t>
      </w:r>
      <w:r w:rsidR="00444286">
        <w:rPr>
          <w:color w:val="4472C4"/>
        </w:rPr>
        <w:t>Std Dev is computed for energy dB data corresponding to k=1</w:t>
      </w:r>
      <w:r w:rsidR="00377773">
        <w:rPr>
          <w:color w:val="4472C4"/>
        </w:rPr>
        <w:t>,2 and 3</w:t>
      </w:r>
      <w:r w:rsidR="00444286">
        <w:rPr>
          <w:color w:val="4472C4"/>
        </w:rPr>
        <w:t xml:space="preserve"> (fault freq</w:t>
      </w:r>
      <w:r w:rsidR="00897429">
        <w:rPr>
          <w:color w:val="4472C4"/>
        </w:rPr>
        <w:t>uencies</w:t>
      </w:r>
      <w:r w:rsidR="00444286">
        <w:rPr>
          <w:color w:val="4472C4"/>
        </w:rPr>
        <w:t>)</w:t>
      </w:r>
      <w:r w:rsidR="00D85412">
        <w:rPr>
          <w:color w:val="4472C4"/>
        </w:rPr>
        <w:t xml:space="preserve"> for bearing, mechanical and at fault frequencies for stator</w:t>
      </w:r>
      <w:r w:rsidR="00444286">
        <w:rPr>
          <w:color w:val="4472C4"/>
        </w:rPr>
        <w:t>.</w:t>
      </w:r>
    </w:p>
    <w:p w14:paraId="48FDD2A4" w14:textId="77777777" w:rsidR="00E33BFB" w:rsidRPr="007B4514" w:rsidRDefault="00E33BFB" w:rsidP="000630C8">
      <w:pPr>
        <w:spacing w:after="0"/>
        <w:jc w:val="both"/>
        <w:rPr>
          <w:b/>
          <w:color w:val="538135"/>
          <w:szCs w:val="22"/>
          <w:lang w:val="en-US"/>
        </w:rPr>
      </w:pPr>
      <w:r w:rsidRPr="007B4514">
        <w:rPr>
          <w:b/>
          <w:color w:val="538135"/>
          <w:szCs w:val="22"/>
          <w:lang w:val="en-US"/>
        </w:rPr>
        <w:lastRenderedPageBreak/>
        <w:t>Load Bin</w:t>
      </w:r>
    </w:p>
    <w:p w14:paraId="4C86B146" w14:textId="77777777" w:rsidR="000630C8" w:rsidRDefault="000630C8" w:rsidP="000630C8">
      <w:pPr>
        <w:spacing w:after="0"/>
        <w:jc w:val="both"/>
        <w:rPr>
          <w:color w:val="000000"/>
          <w:szCs w:val="22"/>
          <w:lang w:val="en-US"/>
        </w:rPr>
      </w:pPr>
      <w:r>
        <w:rPr>
          <w:color w:val="000000"/>
          <w:szCs w:val="22"/>
          <w:lang w:val="en-US"/>
        </w:rPr>
        <w:t xml:space="preserve">Load bin (1 to 12) represents at which loading condition of motor, bearing or mechanical or stator faults are computed from 1 to &gt;110 % range with each bin comprising 10% load interval and 100% representing rated load, </w:t>
      </w:r>
    </w:p>
    <w:p w14:paraId="664BA025" w14:textId="77777777" w:rsidR="000630C8" w:rsidRPr="00557EB9" w:rsidRDefault="000630C8" w:rsidP="000630C8">
      <w:pPr>
        <w:spacing w:after="0"/>
        <w:jc w:val="both"/>
        <w:rPr>
          <w:color w:val="000000"/>
          <w:szCs w:val="22"/>
          <w:lang w:val="en-US"/>
        </w:rPr>
      </w:pPr>
    </w:p>
    <w:p w14:paraId="7E4BA3D9" w14:textId="77777777" w:rsidR="000630C8" w:rsidRPr="007B4514" w:rsidRDefault="00E33BFB" w:rsidP="000630C8">
      <w:pPr>
        <w:spacing w:after="0"/>
        <w:rPr>
          <w:b/>
          <w:color w:val="538135"/>
          <w:szCs w:val="22"/>
          <w:lang w:val="en-US"/>
        </w:rPr>
      </w:pPr>
      <w:r w:rsidRPr="007B4514">
        <w:rPr>
          <w:b/>
          <w:color w:val="538135"/>
          <w:szCs w:val="22"/>
          <w:lang w:val="en-US"/>
        </w:rPr>
        <w:t>Time of Baseline Computation</w:t>
      </w:r>
    </w:p>
    <w:p w14:paraId="36D9B810" w14:textId="77777777" w:rsidR="000630C8" w:rsidRPr="00557EB9" w:rsidRDefault="000630C8" w:rsidP="000630C8">
      <w:pPr>
        <w:spacing w:after="0"/>
        <w:jc w:val="both"/>
        <w:rPr>
          <w:color w:val="000000"/>
          <w:szCs w:val="22"/>
          <w:lang w:val="en-US"/>
        </w:rPr>
      </w:pPr>
      <w:r w:rsidRPr="00557EB9">
        <w:rPr>
          <w:color w:val="000000"/>
          <w:szCs w:val="22"/>
          <w:lang w:val="en-US"/>
        </w:rPr>
        <w:t>Time</w:t>
      </w:r>
      <w:r>
        <w:rPr>
          <w:color w:val="000000"/>
          <w:szCs w:val="22"/>
          <w:lang w:val="en-US"/>
        </w:rPr>
        <w:t xml:space="preserve"> of baseline computation is the time extracted when the </w:t>
      </w:r>
      <w:r w:rsidRPr="00557EB9">
        <w:rPr>
          <w:color w:val="000000"/>
          <w:szCs w:val="22"/>
          <w:lang w:val="en-US"/>
        </w:rPr>
        <w:t>Avg.</w:t>
      </w:r>
      <w:r>
        <w:rPr>
          <w:color w:val="000000"/>
          <w:szCs w:val="22"/>
          <w:lang w:val="en-US"/>
        </w:rPr>
        <w:t xml:space="preserve"> highest normalized peak magnitude (base line) and Avg. energy at peak magnitude (base line) values are computed at the end of base line period. </w:t>
      </w:r>
    </w:p>
    <w:p w14:paraId="59771DF2" w14:textId="77777777" w:rsidR="000630C8" w:rsidRDefault="000630C8" w:rsidP="000630C8">
      <w:pPr>
        <w:rPr>
          <w:rFonts w:cs="GEInspira"/>
          <w:szCs w:val="22"/>
        </w:rPr>
      </w:pPr>
    </w:p>
    <w:p w14:paraId="49C4A87A" w14:textId="77777777" w:rsidR="00E33BFB" w:rsidRPr="007B4514" w:rsidRDefault="00E33BFB" w:rsidP="000630C8">
      <w:pPr>
        <w:jc w:val="both"/>
        <w:rPr>
          <w:b/>
          <w:color w:val="538135"/>
          <w:szCs w:val="22"/>
          <w:lang w:val="en-US"/>
        </w:rPr>
      </w:pPr>
      <w:r w:rsidRPr="007B4514">
        <w:rPr>
          <w:b/>
          <w:color w:val="538135"/>
          <w:szCs w:val="22"/>
          <w:lang w:val="en-US"/>
        </w:rPr>
        <w:t>Normalized Peak Magnitude @k=1, Normalized Peak Magnitude @k=2, Normalized Peak Magnitude @k=3</w:t>
      </w:r>
    </w:p>
    <w:p w14:paraId="188028D0" w14:textId="77777777" w:rsidR="000E26D5" w:rsidRDefault="000E26D5" w:rsidP="000E26D5">
      <w:pPr>
        <w:jc w:val="both"/>
        <w:rPr>
          <w:b/>
          <w:color w:val="538135"/>
          <w:szCs w:val="22"/>
          <w:lang w:val="en-US"/>
        </w:rPr>
      </w:pPr>
      <w:r w:rsidRPr="007B4514">
        <w:rPr>
          <w:color w:val="538135"/>
          <w:szCs w:val="22"/>
          <w:lang w:val="en-US"/>
        </w:rPr>
        <w:t>Normalized Peak Magnitude</w:t>
      </w:r>
      <w:r>
        <w:rPr>
          <w:color w:val="000000"/>
          <w:szCs w:val="22"/>
          <w:lang w:val="en-US"/>
        </w:rPr>
        <w:t xml:space="preserve"> </w:t>
      </w:r>
      <w:r w:rsidRPr="00332663">
        <w:rPr>
          <w:rFonts w:cs="GEInspira"/>
          <w:szCs w:val="22"/>
        </w:rPr>
        <w:t>is calculated as the ratio of FFT magnitude</w:t>
      </w:r>
      <w:r>
        <w:rPr>
          <w:rFonts w:cs="GEInspira"/>
          <w:szCs w:val="22"/>
        </w:rPr>
        <w:t>s</w:t>
      </w:r>
      <w:r w:rsidRPr="00332663">
        <w:rPr>
          <w:rFonts w:cs="GEInspira"/>
          <w:szCs w:val="22"/>
        </w:rPr>
        <w:t xml:space="preserve"> </w:t>
      </w:r>
      <w:r>
        <w:rPr>
          <w:rFonts w:cs="GEInspira"/>
          <w:szCs w:val="22"/>
        </w:rPr>
        <w:t xml:space="preserve">at specific frequency </w:t>
      </w:r>
      <w:r w:rsidRPr="002746A4">
        <w:rPr>
          <w:rFonts w:cs="GEInspira"/>
          <w:color w:val="4472C4"/>
          <w:szCs w:val="22"/>
        </w:rPr>
        <w:t>w.r.t rated magnitude of same quantity (rated current</w:t>
      </w:r>
      <w:r>
        <w:rPr>
          <w:rFonts w:cs="GEInspira"/>
          <w:color w:val="4472C4"/>
          <w:szCs w:val="22"/>
        </w:rPr>
        <w:t>^2</w:t>
      </w:r>
      <w:r w:rsidRPr="002746A4">
        <w:rPr>
          <w:rFonts w:cs="GEInspira"/>
          <w:color w:val="4472C4"/>
          <w:szCs w:val="22"/>
        </w:rPr>
        <w:t xml:space="preserve"> in this case</w:t>
      </w:r>
      <w:r>
        <w:rPr>
          <w:rFonts w:cs="GEInspira"/>
          <w:color w:val="4472C4"/>
          <w:szCs w:val="22"/>
        </w:rPr>
        <w:t xml:space="preserve"> as I^2 FFT is used</w:t>
      </w:r>
      <w:r w:rsidRPr="002746A4">
        <w:rPr>
          <w:rFonts w:cs="GEInspira"/>
          <w:color w:val="4472C4"/>
          <w:szCs w:val="22"/>
        </w:rPr>
        <w:t>)</w:t>
      </w:r>
      <w:r>
        <w:rPr>
          <w:rFonts w:cs="GEInspira"/>
          <w:szCs w:val="22"/>
        </w:rPr>
        <w:t xml:space="preserve"> for each k-factor</w:t>
      </w:r>
      <w:r w:rsidRPr="007B4514">
        <w:rPr>
          <w:b/>
          <w:color w:val="538135"/>
          <w:szCs w:val="22"/>
          <w:lang w:val="en-US"/>
        </w:rPr>
        <w:t xml:space="preserve"> </w:t>
      </w:r>
      <w:r w:rsidRPr="002746A4">
        <w:rPr>
          <w:rFonts w:cs="GEInspira"/>
          <w:color w:val="4472C4"/>
          <w:szCs w:val="22"/>
        </w:rPr>
        <w:t>and load bin.</w:t>
      </w:r>
    </w:p>
    <w:p w14:paraId="07AA7AE6" w14:textId="77777777" w:rsidR="00E33BFB" w:rsidRPr="007B4514" w:rsidRDefault="00E33BFB" w:rsidP="000630C8">
      <w:pPr>
        <w:jc w:val="both"/>
        <w:rPr>
          <w:b/>
          <w:color w:val="538135"/>
          <w:szCs w:val="22"/>
          <w:lang w:val="en-US"/>
        </w:rPr>
      </w:pPr>
      <w:r w:rsidRPr="007B4514">
        <w:rPr>
          <w:b/>
          <w:color w:val="538135"/>
          <w:szCs w:val="22"/>
          <w:lang w:val="en-US"/>
        </w:rPr>
        <w:t>Energy at Peak Mag @ k=1, Energy at Peak Mag @ k=2, Energy at Peak Mag @ k=3</w:t>
      </w:r>
    </w:p>
    <w:p w14:paraId="32397A09" w14:textId="77777777" w:rsidR="000E26D5" w:rsidRDefault="000630C8" w:rsidP="000E26D5">
      <w:pPr>
        <w:jc w:val="both"/>
        <w:rPr>
          <w:rFonts w:cs="GEInspira"/>
          <w:b/>
          <w:color w:val="538135"/>
          <w:szCs w:val="22"/>
        </w:rPr>
      </w:pPr>
      <w:r w:rsidRPr="007B4514">
        <w:rPr>
          <w:color w:val="538135"/>
          <w:szCs w:val="22"/>
          <w:lang w:val="en-US"/>
        </w:rPr>
        <w:t xml:space="preserve">Energy at </w:t>
      </w:r>
      <w:r w:rsidR="00E33BFB" w:rsidRPr="007B4514">
        <w:rPr>
          <w:color w:val="538135"/>
          <w:szCs w:val="22"/>
          <w:lang w:val="en-US"/>
        </w:rPr>
        <w:t>P</w:t>
      </w:r>
      <w:r w:rsidRPr="007B4514">
        <w:rPr>
          <w:color w:val="538135"/>
          <w:szCs w:val="22"/>
          <w:lang w:val="en-US"/>
        </w:rPr>
        <w:t xml:space="preserve">eak </w:t>
      </w:r>
      <w:r w:rsidR="00E33BFB" w:rsidRPr="007B4514">
        <w:rPr>
          <w:color w:val="538135"/>
          <w:szCs w:val="22"/>
          <w:lang w:val="en-US"/>
        </w:rPr>
        <w:t>M</w:t>
      </w:r>
      <w:r w:rsidRPr="007B4514">
        <w:rPr>
          <w:color w:val="538135"/>
          <w:szCs w:val="22"/>
          <w:lang w:val="en-US"/>
        </w:rPr>
        <w:t>agnitude</w:t>
      </w:r>
      <w:r>
        <w:rPr>
          <w:color w:val="000000"/>
          <w:szCs w:val="22"/>
          <w:lang w:val="en-US"/>
        </w:rPr>
        <w:t xml:space="preserve"> in dB </w:t>
      </w:r>
      <w:r w:rsidR="000E26D5" w:rsidRPr="002746A4">
        <w:rPr>
          <w:rFonts w:cs="GEInspira"/>
          <w:color w:val="4472C4"/>
          <w:szCs w:val="22"/>
        </w:rPr>
        <w:t xml:space="preserve">is extracted as the ratio of root mean square of 3 frequency components (for each k-factor) including &amp; around highest normalized peak magnitude w.r.t rated magnitude of same quantity </w:t>
      </w:r>
      <w:r w:rsidR="000E26D5" w:rsidRPr="00DB307F">
        <w:rPr>
          <w:rFonts w:cs="GEInspira"/>
          <w:color w:val="4472C4"/>
          <w:szCs w:val="22"/>
        </w:rPr>
        <w:t>(</w:t>
      </w:r>
      <w:r w:rsidR="000E26D5" w:rsidRPr="002746A4">
        <w:rPr>
          <w:rFonts w:cs="GEInspira"/>
          <w:color w:val="4472C4"/>
          <w:szCs w:val="22"/>
        </w:rPr>
        <w:t>rated current</w:t>
      </w:r>
      <w:r w:rsidR="000E26D5">
        <w:rPr>
          <w:rFonts w:cs="GEInspira"/>
          <w:color w:val="4472C4"/>
          <w:szCs w:val="22"/>
        </w:rPr>
        <w:t>^2</w:t>
      </w:r>
      <w:r w:rsidR="000E26D5" w:rsidRPr="002746A4">
        <w:rPr>
          <w:rFonts w:cs="GEInspira"/>
          <w:color w:val="4472C4"/>
          <w:szCs w:val="22"/>
        </w:rPr>
        <w:t xml:space="preserve"> in this case</w:t>
      </w:r>
      <w:r w:rsidR="000E26D5">
        <w:rPr>
          <w:rFonts w:cs="GEInspira"/>
          <w:color w:val="4472C4"/>
          <w:szCs w:val="22"/>
        </w:rPr>
        <w:t xml:space="preserve"> as I^2 FFT is used).</w:t>
      </w:r>
      <w:r w:rsidR="000E26D5" w:rsidRPr="007B4514">
        <w:rPr>
          <w:rFonts w:cs="GEInspira"/>
          <w:b/>
          <w:color w:val="538135"/>
          <w:szCs w:val="22"/>
        </w:rPr>
        <w:t xml:space="preserve"> </w:t>
      </w:r>
    </w:p>
    <w:p w14:paraId="620B72C0" w14:textId="77777777" w:rsidR="00CA7188" w:rsidRPr="007B4514" w:rsidRDefault="00CA7188" w:rsidP="000630C8">
      <w:pPr>
        <w:jc w:val="both"/>
        <w:rPr>
          <w:rFonts w:cs="GEInspira"/>
          <w:b/>
          <w:color w:val="538135"/>
          <w:szCs w:val="22"/>
        </w:rPr>
      </w:pPr>
      <w:r w:rsidRPr="007B4514">
        <w:rPr>
          <w:rFonts w:cs="GEInspira"/>
          <w:b/>
          <w:color w:val="538135"/>
          <w:szCs w:val="22"/>
        </w:rPr>
        <w:t>Max Change in Mag dB @ k=1, Max Change in Mag dB @ k=2, Max Change in Mag dB @ k=3</w:t>
      </w:r>
    </w:p>
    <w:p w14:paraId="6C3E1487" w14:textId="77777777" w:rsidR="000630C8" w:rsidRPr="009A1671" w:rsidRDefault="00CA7188" w:rsidP="000630C8">
      <w:pPr>
        <w:jc w:val="both"/>
        <w:rPr>
          <w:rFonts w:cs="GEInspira"/>
          <w:szCs w:val="22"/>
        </w:rPr>
      </w:pPr>
      <w:r w:rsidRPr="007B4514">
        <w:rPr>
          <w:rFonts w:cs="GEInspira"/>
          <w:color w:val="538135"/>
          <w:szCs w:val="22"/>
        </w:rPr>
        <w:t xml:space="preserve">Max </w:t>
      </w:r>
      <w:r w:rsidR="000630C8" w:rsidRPr="007B4514">
        <w:rPr>
          <w:rFonts w:cs="GEInspira"/>
          <w:color w:val="538135"/>
          <w:szCs w:val="22"/>
        </w:rPr>
        <w:t>C</w:t>
      </w:r>
      <w:r w:rsidR="000630C8" w:rsidRPr="007B4514">
        <w:rPr>
          <w:color w:val="538135"/>
          <w:szCs w:val="22"/>
          <w:lang w:val="en-US"/>
        </w:rPr>
        <w:t xml:space="preserve">hange in </w:t>
      </w:r>
      <w:r w:rsidRPr="007B4514">
        <w:rPr>
          <w:color w:val="538135"/>
          <w:szCs w:val="22"/>
          <w:lang w:val="en-US"/>
        </w:rPr>
        <w:t xml:space="preserve">Mag in </w:t>
      </w:r>
      <w:r w:rsidR="000630C8">
        <w:rPr>
          <w:color w:val="000000"/>
          <w:szCs w:val="22"/>
          <w:lang w:val="en-US"/>
        </w:rPr>
        <w:t xml:space="preserve">dB, represents the difference between normalized peak magnitude calculated w.r.t baseline normalized peak magnitude dB </w:t>
      </w:r>
      <w:r w:rsidR="000630C8">
        <w:rPr>
          <w:rFonts w:cs="GEInspira"/>
          <w:szCs w:val="22"/>
        </w:rPr>
        <w:t xml:space="preserve">(for all k-factors) for specific load bin. </w:t>
      </w:r>
    </w:p>
    <w:p w14:paraId="24A664A6" w14:textId="77777777" w:rsidR="00CA7188" w:rsidRPr="007B4514" w:rsidRDefault="00CA7188" w:rsidP="000630C8">
      <w:pPr>
        <w:jc w:val="both"/>
        <w:rPr>
          <w:rFonts w:cs="GEInspira"/>
          <w:b/>
          <w:color w:val="538135"/>
          <w:szCs w:val="22"/>
        </w:rPr>
      </w:pPr>
      <w:r w:rsidRPr="007B4514">
        <w:rPr>
          <w:rFonts w:cs="GEInspira"/>
          <w:b/>
          <w:color w:val="538135"/>
          <w:szCs w:val="22"/>
        </w:rPr>
        <w:t>Max Change in Energy @ k=1, Max Change in Energy @ k=2, Max Change in Energy @ k=3</w:t>
      </w:r>
    </w:p>
    <w:p w14:paraId="1E6FF379" w14:textId="77777777" w:rsidR="000630C8" w:rsidRDefault="00CA7188" w:rsidP="000630C8">
      <w:pPr>
        <w:jc w:val="both"/>
        <w:rPr>
          <w:color w:val="000000"/>
          <w:szCs w:val="22"/>
          <w:lang w:val="en-US"/>
        </w:rPr>
      </w:pPr>
      <w:r w:rsidRPr="007B4514">
        <w:rPr>
          <w:rFonts w:cs="GEInspira"/>
          <w:color w:val="538135"/>
          <w:szCs w:val="22"/>
        </w:rPr>
        <w:t>Max Change in Energy in</w:t>
      </w:r>
      <w:r w:rsidR="000630C8">
        <w:rPr>
          <w:color w:val="000000"/>
          <w:szCs w:val="22"/>
          <w:lang w:val="en-US"/>
        </w:rPr>
        <w:t xml:space="preserve"> dB, represents the difference between energy magnitude calculated w.r.t baseline energy dB </w:t>
      </w:r>
      <w:r w:rsidR="000630C8">
        <w:rPr>
          <w:rFonts w:cs="GEInspira"/>
          <w:szCs w:val="22"/>
        </w:rPr>
        <w:t>(for all k-factors) for specific load bin</w:t>
      </w:r>
      <w:r w:rsidR="000630C8">
        <w:rPr>
          <w:color w:val="000000"/>
          <w:szCs w:val="22"/>
          <w:lang w:val="en-US"/>
        </w:rPr>
        <w:t>.</w:t>
      </w:r>
    </w:p>
    <w:p w14:paraId="47DC2127" w14:textId="77777777" w:rsidR="000630C8" w:rsidRPr="007B4514" w:rsidRDefault="00CA7188" w:rsidP="000630C8">
      <w:pPr>
        <w:jc w:val="both"/>
        <w:rPr>
          <w:b/>
          <w:color w:val="538135"/>
          <w:szCs w:val="22"/>
          <w:lang w:val="en-US"/>
        </w:rPr>
      </w:pPr>
      <w:r w:rsidRPr="007B4514">
        <w:rPr>
          <w:b/>
          <w:color w:val="538135"/>
          <w:szCs w:val="22"/>
          <w:lang w:val="en-US"/>
        </w:rPr>
        <w:t>Estimated Speed</w:t>
      </w:r>
    </w:p>
    <w:p w14:paraId="62F0B7D9" w14:textId="77777777" w:rsidR="000630C8" w:rsidRPr="00585986" w:rsidRDefault="000630C8" w:rsidP="000630C8">
      <w:pPr>
        <w:jc w:val="both"/>
        <w:rPr>
          <w:rFonts w:cs="GEInspira"/>
          <w:szCs w:val="22"/>
        </w:rPr>
      </w:pPr>
      <w:r w:rsidRPr="00585986">
        <w:rPr>
          <w:color w:val="000000"/>
          <w:szCs w:val="22"/>
          <w:lang w:val="en-US"/>
        </w:rPr>
        <w:t>869</w:t>
      </w:r>
      <w:r>
        <w:rPr>
          <w:color w:val="000000"/>
          <w:szCs w:val="22"/>
          <w:lang w:val="en-US"/>
        </w:rPr>
        <w:t xml:space="preserve"> relay estimates speed based on rated input power, rated speed and power input to the motor. This field displays estimated speed. </w:t>
      </w:r>
    </w:p>
    <w:p w14:paraId="47C9E223" w14:textId="77777777" w:rsidR="000630C8" w:rsidRPr="007B4514" w:rsidRDefault="00CA7188" w:rsidP="000630C8">
      <w:pPr>
        <w:autoSpaceDE w:val="0"/>
        <w:autoSpaceDN w:val="0"/>
        <w:adjustRightInd w:val="0"/>
        <w:spacing w:after="0"/>
        <w:jc w:val="both"/>
        <w:rPr>
          <w:rFonts w:cs="GEInspira"/>
          <w:b/>
          <w:color w:val="538135"/>
          <w:szCs w:val="22"/>
        </w:rPr>
      </w:pPr>
      <w:r w:rsidRPr="007B4514">
        <w:rPr>
          <w:rFonts w:cs="GEInspira"/>
          <w:b/>
          <w:color w:val="538135"/>
          <w:szCs w:val="22"/>
        </w:rPr>
        <w:t>Time of Fault Computation</w:t>
      </w:r>
    </w:p>
    <w:p w14:paraId="26F53E8B" w14:textId="77777777" w:rsidR="000630C8" w:rsidRPr="00634539" w:rsidRDefault="000630C8" w:rsidP="00634539">
      <w:pPr>
        <w:autoSpaceDE w:val="0"/>
        <w:autoSpaceDN w:val="0"/>
        <w:adjustRightInd w:val="0"/>
        <w:spacing w:after="0"/>
        <w:jc w:val="both"/>
        <w:rPr>
          <w:color w:val="000000"/>
          <w:szCs w:val="22"/>
          <w:lang w:val="en-US"/>
        </w:rPr>
      </w:pPr>
      <w:r>
        <w:rPr>
          <w:color w:val="000000"/>
          <w:szCs w:val="22"/>
          <w:lang w:val="en-US"/>
        </w:rPr>
        <w:t xml:space="preserve">This time represents the 8-series local time at which Highest normalized peak and energy magnitudes are computed within each ESA cycle. </w:t>
      </w:r>
    </w:p>
    <w:p w14:paraId="296D2E91" w14:textId="77777777" w:rsidR="00845D70" w:rsidRDefault="00845D70" w:rsidP="006A5326">
      <w:pPr>
        <w:spacing w:after="0"/>
        <w:jc w:val="both"/>
        <w:rPr>
          <w:b/>
          <w:color w:val="000000"/>
          <w:szCs w:val="22"/>
          <w:lang w:val="en-US"/>
        </w:rPr>
      </w:pPr>
    </w:p>
    <w:p w14:paraId="5CA042DF" w14:textId="77777777" w:rsidR="00845D70" w:rsidRDefault="00845D70" w:rsidP="006A5326">
      <w:pPr>
        <w:spacing w:after="0"/>
        <w:jc w:val="both"/>
        <w:rPr>
          <w:b/>
          <w:color w:val="000000"/>
          <w:szCs w:val="22"/>
          <w:lang w:val="en-US"/>
        </w:rPr>
      </w:pPr>
    </w:p>
    <w:p w14:paraId="0B3248D2" w14:textId="77777777" w:rsidR="00845D70" w:rsidRDefault="00845D70" w:rsidP="006A5326">
      <w:pPr>
        <w:spacing w:after="0"/>
        <w:jc w:val="both"/>
        <w:rPr>
          <w:b/>
          <w:color w:val="000000"/>
          <w:szCs w:val="22"/>
          <w:lang w:val="en-US"/>
        </w:rPr>
      </w:pPr>
    </w:p>
    <w:p w14:paraId="232051AB" w14:textId="77777777" w:rsidR="00845D70" w:rsidRDefault="00845D70" w:rsidP="006A5326">
      <w:pPr>
        <w:spacing w:after="0"/>
        <w:jc w:val="both"/>
        <w:rPr>
          <w:b/>
          <w:color w:val="000000"/>
          <w:szCs w:val="22"/>
          <w:lang w:val="en-US"/>
        </w:rPr>
      </w:pPr>
    </w:p>
    <w:p w14:paraId="29E9DB7F" w14:textId="77777777" w:rsidR="00845D70" w:rsidRDefault="00845D70" w:rsidP="006A5326">
      <w:pPr>
        <w:spacing w:after="0"/>
        <w:jc w:val="both"/>
        <w:rPr>
          <w:b/>
          <w:color w:val="000000"/>
          <w:szCs w:val="22"/>
          <w:lang w:val="en-US"/>
        </w:rPr>
      </w:pPr>
    </w:p>
    <w:p w14:paraId="0B9670D4" w14:textId="77777777" w:rsidR="00845D70" w:rsidRDefault="00845D70" w:rsidP="006A5326">
      <w:pPr>
        <w:spacing w:after="0"/>
        <w:jc w:val="both"/>
        <w:rPr>
          <w:b/>
          <w:color w:val="000000"/>
          <w:szCs w:val="22"/>
          <w:lang w:val="en-US"/>
        </w:rPr>
      </w:pPr>
    </w:p>
    <w:p w14:paraId="257338C1" w14:textId="77777777" w:rsidR="00845D70" w:rsidRDefault="00845D70" w:rsidP="006A5326">
      <w:pPr>
        <w:spacing w:after="0"/>
        <w:jc w:val="both"/>
        <w:rPr>
          <w:b/>
          <w:color w:val="000000"/>
          <w:szCs w:val="22"/>
          <w:lang w:val="en-US"/>
        </w:rPr>
      </w:pPr>
    </w:p>
    <w:p w14:paraId="5054FF62" w14:textId="77777777" w:rsidR="00845D70" w:rsidRDefault="00845D70" w:rsidP="006A5326">
      <w:pPr>
        <w:spacing w:after="0"/>
        <w:jc w:val="both"/>
        <w:rPr>
          <w:b/>
          <w:color w:val="000000"/>
          <w:szCs w:val="22"/>
          <w:lang w:val="en-US"/>
        </w:rPr>
      </w:pPr>
    </w:p>
    <w:p w14:paraId="67D62013" w14:textId="77777777" w:rsidR="00845D70" w:rsidRDefault="00845D70" w:rsidP="006A5326">
      <w:pPr>
        <w:spacing w:after="0"/>
        <w:jc w:val="both"/>
        <w:rPr>
          <w:b/>
          <w:color w:val="000000"/>
          <w:szCs w:val="22"/>
          <w:lang w:val="en-US"/>
        </w:rPr>
      </w:pPr>
    </w:p>
    <w:p w14:paraId="1C997210" w14:textId="77777777" w:rsidR="00845D70" w:rsidRDefault="00845D70" w:rsidP="006A5326">
      <w:pPr>
        <w:spacing w:after="0"/>
        <w:jc w:val="both"/>
        <w:rPr>
          <w:b/>
          <w:color w:val="000000"/>
          <w:szCs w:val="22"/>
          <w:lang w:val="en-US"/>
        </w:rPr>
      </w:pPr>
    </w:p>
    <w:p w14:paraId="45B99EA3" w14:textId="77777777" w:rsidR="00845D70" w:rsidRDefault="00845D70" w:rsidP="006A5326">
      <w:pPr>
        <w:spacing w:after="0"/>
        <w:jc w:val="both"/>
        <w:rPr>
          <w:b/>
          <w:color w:val="000000"/>
          <w:szCs w:val="22"/>
          <w:lang w:val="en-US"/>
        </w:rPr>
      </w:pPr>
    </w:p>
    <w:p w14:paraId="7D07B059" w14:textId="77777777" w:rsidR="00845D70" w:rsidRDefault="00845D70" w:rsidP="006A5326">
      <w:pPr>
        <w:spacing w:after="0"/>
        <w:jc w:val="both"/>
        <w:rPr>
          <w:b/>
          <w:color w:val="000000"/>
          <w:szCs w:val="22"/>
          <w:lang w:val="en-US"/>
        </w:rPr>
      </w:pPr>
    </w:p>
    <w:p w14:paraId="2B053E12" w14:textId="77777777" w:rsidR="00845D70" w:rsidRDefault="00845D70" w:rsidP="006A5326">
      <w:pPr>
        <w:spacing w:after="0"/>
        <w:jc w:val="both"/>
        <w:rPr>
          <w:b/>
          <w:color w:val="000000"/>
          <w:szCs w:val="22"/>
          <w:lang w:val="en-US"/>
        </w:rPr>
      </w:pPr>
    </w:p>
    <w:p w14:paraId="032AF636" w14:textId="77777777" w:rsidR="00845D70" w:rsidRDefault="00845D70" w:rsidP="006A5326">
      <w:pPr>
        <w:spacing w:after="0"/>
        <w:jc w:val="both"/>
        <w:rPr>
          <w:b/>
          <w:color w:val="000000"/>
          <w:szCs w:val="22"/>
          <w:lang w:val="en-US"/>
        </w:rPr>
      </w:pPr>
    </w:p>
    <w:p w14:paraId="2234158A" w14:textId="77777777" w:rsidR="00845D70" w:rsidRDefault="00845D70" w:rsidP="006A5326">
      <w:pPr>
        <w:spacing w:after="0"/>
        <w:jc w:val="both"/>
        <w:rPr>
          <w:b/>
          <w:color w:val="000000"/>
          <w:szCs w:val="22"/>
          <w:lang w:val="en-US"/>
        </w:rPr>
      </w:pPr>
    </w:p>
    <w:p w14:paraId="432B1126" w14:textId="77777777" w:rsidR="00845D70" w:rsidRDefault="00845D70" w:rsidP="006A5326">
      <w:pPr>
        <w:spacing w:after="0"/>
        <w:jc w:val="both"/>
        <w:rPr>
          <w:b/>
          <w:color w:val="000000"/>
          <w:szCs w:val="22"/>
          <w:lang w:val="en-US"/>
        </w:rPr>
      </w:pPr>
    </w:p>
    <w:p w14:paraId="663DAA41" w14:textId="77777777" w:rsidR="00845D70" w:rsidRDefault="00845D70" w:rsidP="006A5326">
      <w:pPr>
        <w:spacing w:after="0"/>
        <w:jc w:val="both"/>
        <w:rPr>
          <w:b/>
          <w:color w:val="000000"/>
          <w:szCs w:val="22"/>
          <w:lang w:val="en-US"/>
        </w:rPr>
      </w:pPr>
    </w:p>
    <w:p w14:paraId="66B97C71" w14:textId="77777777" w:rsidR="00845D70" w:rsidRDefault="00845D70" w:rsidP="006A5326">
      <w:pPr>
        <w:spacing w:after="0"/>
        <w:jc w:val="both"/>
        <w:rPr>
          <w:b/>
          <w:color w:val="000000"/>
          <w:szCs w:val="22"/>
          <w:lang w:val="en-US"/>
        </w:rPr>
      </w:pPr>
    </w:p>
    <w:p w14:paraId="74E7EC6A" w14:textId="77777777" w:rsidR="00845D70" w:rsidRDefault="00845D70" w:rsidP="006A5326">
      <w:pPr>
        <w:spacing w:after="0"/>
        <w:jc w:val="both"/>
        <w:rPr>
          <w:b/>
          <w:color w:val="000000"/>
          <w:szCs w:val="22"/>
          <w:lang w:val="en-US"/>
        </w:rPr>
      </w:pPr>
    </w:p>
    <w:p w14:paraId="006597E5" w14:textId="77777777" w:rsidR="000630C8" w:rsidRDefault="000630C8" w:rsidP="000630C8">
      <w:pPr>
        <w:spacing w:after="0"/>
        <w:jc w:val="both"/>
        <w:rPr>
          <w:noProof/>
          <w:lang w:val="en-US"/>
        </w:rPr>
      </w:pPr>
    </w:p>
    <w:p w14:paraId="5480E98F" w14:textId="77777777" w:rsidR="006A5326" w:rsidRDefault="006A5326" w:rsidP="000630C8">
      <w:pPr>
        <w:spacing w:after="0"/>
        <w:jc w:val="both"/>
        <w:rPr>
          <w:noProof/>
          <w:lang w:val="en-US"/>
        </w:rPr>
      </w:pPr>
    </w:p>
    <w:p w14:paraId="708CE3B9" w14:textId="77777777" w:rsidR="006A5326" w:rsidRDefault="006A5326" w:rsidP="000630C8">
      <w:pPr>
        <w:spacing w:after="0"/>
        <w:jc w:val="both"/>
        <w:rPr>
          <w:noProof/>
          <w:lang w:val="en-US"/>
        </w:rPr>
      </w:pPr>
    </w:p>
    <w:p w14:paraId="68091116" w14:textId="77777777" w:rsidR="006A5326" w:rsidRDefault="006A5326" w:rsidP="000630C8">
      <w:pPr>
        <w:spacing w:after="0"/>
        <w:jc w:val="both"/>
        <w:rPr>
          <w:noProof/>
          <w:lang w:val="en-US"/>
        </w:rPr>
        <w:sectPr w:rsidR="006A5326">
          <w:pgSz w:w="12240" w:h="15840"/>
          <w:pgMar w:top="1440" w:right="1800" w:bottom="1440" w:left="1800" w:header="720" w:footer="720" w:gutter="0"/>
          <w:cols w:space="720"/>
          <w:docGrid w:linePitch="360"/>
        </w:sectPr>
      </w:pPr>
    </w:p>
    <w:p w14:paraId="3EE173F3" w14:textId="77777777" w:rsidR="000630C8" w:rsidRDefault="000630C8" w:rsidP="000630C8">
      <w:pPr>
        <w:spacing w:after="0"/>
        <w:jc w:val="both"/>
        <w:rPr>
          <w:b/>
          <w:color w:val="000000"/>
          <w:szCs w:val="22"/>
          <w:lang w:val="en-US"/>
        </w:rPr>
      </w:pPr>
    </w:p>
    <w:p w14:paraId="6A2A0DE3" w14:textId="77777777" w:rsidR="000630C8" w:rsidRDefault="000630C8" w:rsidP="000630C8">
      <w:pPr>
        <w:numPr>
          <w:ilvl w:val="1"/>
          <w:numId w:val="2"/>
        </w:numPr>
        <w:jc w:val="both"/>
      </w:pPr>
      <w:r w:rsidRPr="00A2336A">
        <w:rPr>
          <w:b/>
        </w:rPr>
        <w:t>ESA APPLICABILITY</w:t>
      </w:r>
      <w:r>
        <w:t xml:space="preserve">: </w:t>
      </w:r>
    </w:p>
    <w:p w14:paraId="6A63AAC8" w14:textId="77777777" w:rsidR="000630C8" w:rsidRDefault="000630C8" w:rsidP="000630C8">
      <w:pPr>
        <w:jc w:val="both"/>
      </w:pPr>
      <w:r>
        <w:t>Applicability of ESA to motor must be verified during sales enquiry, commercialization phases and solution will be offered only when following conditions are satisfied,</w:t>
      </w:r>
    </w:p>
    <w:p w14:paraId="0C9BBB63" w14:textId="77777777" w:rsidR="000630C8" w:rsidRDefault="000630C8" w:rsidP="000630C8">
      <w:pPr>
        <w:numPr>
          <w:ilvl w:val="0"/>
          <w:numId w:val="5"/>
        </w:numPr>
        <w:jc w:val="both"/>
      </w:pPr>
      <w:r>
        <w:t>Motor should have rolling element bearings.</w:t>
      </w:r>
    </w:p>
    <w:p w14:paraId="4D707AB0" w14:textId="77777777" w:rsidR="000630C8" w:rsidRDefault="000630C8" w:rsidP="000630C8">
      <w:pPr>
        <w:numPr>
          <w:ilvl w:val="0"/>
          <w:numId w:val="5"/>
        </w:numPr>
        <w:jc w:val="both"/>
      </w:pPr>
      <w:r>
        <w:t>Bearing specifications shall be available.</w:t>
      </w:r>
    </w:p>
    <w:p w14:paraId="6F1F94D7" w14:textId="77777777" w:rsidR="000630C8" w:rsidRDefault="000630C8" w:rsidP="000630C8">
      <w:pPr>
        <w:numPr>
          <w:ilvl w:val="0"/>
          <w:numId w:val="5"/>
        </w:numPr>
        <w:jc w:val="both"/>
      </w:pPr>
      <w:r>
        <w:t>Nameplate data</w:t>
      </w:r>
      <w:r w:rsidRPr="00A2336A">
        <w:t xml:space="preserve"> </w:t>
      </w:r>
      <w:r>
        <w:t>shall be available.</w:t>
      </w:r>
    </w:p>
    <w:p w14:paraId="299DF351" w14:textId="77777777" w:rsidR="000630C8" w:rsidRDefault="000630C8" w:rsidP="000630C8">
      <w:pPr>
        <w:jc w:val="both"/>
      </w:pPr>
      <w:r>
        <w:t xml:space="preserve">No separate FW, SW or order code check will be performed to verify the applicability of solution. </w:t>
      </w:r>
    </w:p>
    <w:p w14:paraId="2B8C43F7" w14:textId="77777777" w:rsidR="000335D5" w:rsidRPr="00E50547" w:rsidRDefault="000335D5" w:rsidP="000630C8">
      <w:pPr>
        <w:jc w:val="both"/>
        <w:rPr>
          <w:color w:val="4472C4"/>
        </w:rPr>
      </w:pPr>
      <w:r w:rsidRPr="00E50547">
        <w:rPr>
          <w:color w:val="4472C4"/>
        </w:rPr>
        <w:t>Please see ESA applicability matrix below:</w:t>
      </w:r>
    </w:p>
    <w:tbl>
      <w:tblPr>
        <w:tblW w:w="7083" w:type="dxa"/>
        <w:tblInd w:w="113" w:type="dxa"/>
        <w:tblLook w:val="04A0" w:firstRow="1" w:lastRow="0" w:firstColumn="1" w:lastColumn="0" w:noHBand="0" w:noVBand="1"/>
      </w:tblPr>
      <w:tblGrid>
        <w:gridCol w:w="2120"/>
        <w:gridCol w:w="1561"/>
        <w:gridCol w:w="1559"/>
        <w:gridCol w:w="1843"/>
      </w:tblGrid>
      <w:tr w:rsidR="000335D5" w:rsidRPr="000335D5" w14:paraId="38F80C55" w14:textId="77777777" w:rsidTr="00CD7BE8">
        <w:trPr>
          <w:trHeight w:val="570"/>
        </w:trPr>
        <w:tc>
          <w:tcPr>
            <w:tcW w:w="2120" w:type="dxa"/>
            <w:tcBorders>
              <w:top w:val="single" w:sz="4" w:space="0" w:color="auto"/>
              <w:left w:val="single" w:sz="4" w:space="0" w:color="auto"/>
              <w:bottom w:val="single" w:sz="4" w:space="0" w:color="auto"/>
              <w:right w:val="single" w:sz="4" w:space="0" w:color="auto"/>
            </w:tcBorders>
            <w:shd w:val="clear" w:color="000000" w:fill="ED7D31"/>
            <w:vAlign w:val="bottom"/>
            <w:hideMark/>
          </w:tcPr>
          <w:p w14:paraId="3F1836E5" w14:textId="77777777" w:rsidR="000335D5" w:rsidRPr="000335D5" w:rsidRDefault="000335D5" w:rsidP="000335D5">
            <w:pPr>
              <w:spacing w:after="0"/>
              <w:rPr>
                <w:rFonts w:cs="Calibri"/>
                <w:b/>
                <w:bCs/>
                <w:color w:val="000000"/>
                <w:szCs w:val="22"/>
                <w:lang w:val="en-IN" w:eastAsia="en-IN"/>
              </w:rPr>
            </w:pPr>
            <w:r w:rsidRPr="000335D5">
              <w:rPr>
                <w:rFonts w:cs="Calibri"/>
                <w:b/>
                <w:bCs/>
                <w:color w:val="000000"/>
                <w:szCs w:val="22"/>
                <w:lang w:val="en-IN" w:eastAsia="en-IN"/>
              </w:rPr>
              <w:t>VT type /</w:t>
            </w:r>
            <w:r w:rsidRPr="000335D5">
              <w:rPr>
                <w:rFonts w:cs="Calibri"/>
                <w:b/>
                <w:bCs/>
                <w:color w:val="000000"/>
                <w:szCs w:val="22"/>
                <w:lang w:val="en-IN" w:eastAsia="en-IN"/>
              </w:rPr>
              <w:br/>
              <w:t xml:space="preserve">Motor type --&gt; </w:t>
            </w:r>
          </w:p>
        </w:tc>
        <w:tc>
          <w:tcPr>
            <w:tcW w:w="1561" w:type="dxa"/>
            <w:tcBorders>
              <w:top w:val="single" w:sz="4" w:space="0" w:color="auto"/>
              <w:left w:val="nil"/>
              <w:bottom w:val="single" w:sz="4" w:space="0" w:color="auto"/>
              <w:right w:val="single" w:sz="4" w:space="0" w:color="auto"/>
            </w:tcBorders>
            <w:shd w:val="clear" w:color="000000" w:fill="ED7D31"/>
            <w:noWrap/>
            <w:vAlign w:val="bottom"/>
            <w:hideMark/>
          </w:tcPr>
          <w:p w14:paraId="1EFEB2B4" w14:textId="77777777" w:rsidR="000335D5" w:rsidRPr="000335D5" w:rsidRDefault="000335D5" w:rsidP="000335D5">
            <w:pPr>
              <w:spacing w:after="0"/>
              <w:jc w:val="center"/>
              <w:rPr>
                <w:rFonts w:cs="Calibri"/>
                <w:b/>
                <w:bCs/>
                <w:color w:val="000000"/>
                <w:szCs w:val="22"/>
                <w:lang w:val="en-IN" w:eastAsia="en-IN"/>
              </w:rPr>
            </w:pPr>
            <w:r w:rsidRPr="000335D5">
              <w:rPr>
                <w:rFonts w:cs="Calibri"/>
                <w:b/>
                <w:bCs/>
                <w:color w:val="000000"/>
                <w:szCs w:val="22"/>
                <w:lang w:val="en-IN" w:eastAsia="en-IN"/>
              </w:rPr>
              <w:t>IND</w:t>
            </w:r>
          </w:p>
        </w:tc>
        <w:tc>
          <w:tcPr>
            <w:tcW w:w="1559" w:type="dxa"/>
            <w:tcBorders>
              <w:top w:val="single" w:sz="4" w:space="0" w:color="auto"/>
              <w:left w:val="nil"/>
              <w:bottom w:val="single" w:sz="4" w:space="0" w:color="auto"/>
              <w:right w:val="single" w:sz="4" w:space="0" w:color="auto"/>
            </w:tcBorders>
            <w:shd w:val="clear" w:color="000000" w:fill="ED7D31"/>
            <w:noWrap/>
            <w:vAlign w:val="bottom"/>
            <w:hideMark/>
          </w:tcPr>
          <w:p w14:paraId="2C1A701E" w14:textId="77777777" w:rsidR="000335D5" w:rsidRPr="000335D5" w:rsidRDefault="000335D5" w:rsidP="000335D5">
            <w:pPr>
              <w:spacing w:after="0"/>
              <w:jc w:val="center"/>
              <w:rPr>
                <w:rFonts w:cs="Calibri"/>
                <w:b/>
                <w:bCs/>
                <w:color w:val="000000"/>
                <w:szCs w:val="22"/>
                <w:lang w:val="en-IN" w:eastAsia="en-IN"/>
              </w:rPr>
            </w:pPr>
            <w:r w:rsidRPr="000335D5">
              <w:rPr>
                <w:rFonts w:cs="Calibri"/>
                <w:b/>
                <w:bCs/>
                <w:color w:val="000000"/>
                <w:szCs w:val="22"/>
                <w:lang w:val="en-IN" w:eastAsia="en-IN"/>
              </w:rPr>
              <w:t>SYNCH</w:t>
            </w:r>
          </w:p>
        </w:tc>
        <w:tc>
          <w:tcPr>
            <w:tcW w:w="1843" w:type="dxa"/>
            <w:tcBorders>
              <w:top w:val="single" w:sz="4" w:space="0" w:color="auto"/>
              <w:left w:val="nil"/>
              <w:bottom w:val="single" w:sz="4" w:space="0" w:color="auto"/>
              <w:right w:val="single" w:sz="4" w:space="0" w:color="auto"/>
            </w:tcBorders>
            <w:shd w:val="clear" w:color="000000" w:fill="ED7D31"/>
            <w:noWrap/>
            <w:vAlign w:val="bottom"/>
            <w:hideMark/>
          </w:tcPr>
          <w:p w14:paraId="0D4C08BE" w14:textId="77777777" w:rsidR="000335D5" w:rsidRPr="000335D5" w:rsidRDefault="000335D5" w:rsidP="000335D5">
            <w:pPr>
              <w:spacing w:after="0"/>
              <w:jc w:val="center"/>
              <w:rPr>
                <w:rFonts w:cs="Calibri"/>
                <w:b/>
                <w:bCs/>
                <w:color w:val="000000"/>
                <w:szCs w:val="22"/>
                <w:lang w:val="en-IN" w:eastAsia="en-IN"/>
              </w:rPr>
            </w:pPr>
            <w:r w:rsidRPr="000335D5">
              <w:rPr>
                <w:rFonts w:cs="Calibri"/>
                <w:b/>
                <w:bCs/>
                <w:color w:val="000000"/>
                <w:szCs w:val="22"/>
                <w:lang w:val="en-IN" w:eastAsia="en-IN"/>
              </w:rPr>
              <w:t>VFD-IND</w:t>
            </w:r>
          </w:p>
        </w:tc>
      </w:tr>
      <w:tr w:rsidR="000335D5" w:rsidRPr="000335D5" w14:paraId="658A72B3" w14:textId="77777777" w:rsidTr="00CD7BE8">
        <w:trPr>
          <w:trHeight w:val="85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FDF245"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3-Ph VT</w:t>
            </w:r>
          </w:p>
        </w:tc>
        <w:tc>
          <w:tcPr>
            <w:tcW w:w="1561" w:type="dxa"/>
            <w:tcBorders>
              <w:top w:val="nil"/>
              <w:left w:val="nil"/>
              <w:bottom w:val="single" w:sz="4" w:space="0" w:color="auto"/>
              <w:right w:val="single" w:sz="4" w:space="0" w:color="auto"/>
            </w:tcBorders>
            <w:shd w:val="clear" w:color="auto" w:fill="auto"/>
            <w:noWrap/>
            <w:vAlign w:val="center"/>
            <w:hideMark/>
          </w:tcPr>
          <w:p w14:paraId="0F440F4B"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Yes</w:t>
            </w:r>
          </w:p>
        </w:tc>
        <w:tc>
          <w:tcPr>
            <w:tcW w:w="1559" w:type="dxa"/>
            <w:tcBorders>
              <w:top w:val="nil"/>
              <w:left w:val="nil"/>
              <w:bottom w:val="single" w:sz="4" w:space="0" w:color="auto"/>
              <w:right w:val="single" w:sz="4" w:space="0" w:color="auto"/>
            </w:tcBorders>
            <w:shd w:val="clear" w:color="auto" w:fill="auto"/>
            <w:noWrap/>
            <w:vAlign w:val="center"/>
            <w:hideMark/>
          </w:tcPr>
          <w:p w14:paraId="410B7C00"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Yes</w:t>
            </w:r>
            <w:r w:rsidR="00CD7BE8">
              <w:rPr>
                <w:rFonts w:cs="Calibri"/>
                <w:color w:val="000000"/>
                <w:szCs w:val="22"/>
                <w:lang w:val="en-IN" w:eastAsia="en-IN"/>
              </w:rPr>
              <w:t xml:space="preserve"> (Except BRB)</w:t>
            </w:r>
          </w:p>
        </w:tc>
        <w:tc>
          <w:tcPr>
            <w:tcW w:w="1843" w:type="dxa"/>
            <w:tcBorders>
              <w:top w:val="nil"/>
              <w:left w:val="nil"/>
              <w:bottom w:val="single" w:sz="4" w:space="0" w:color="auto"/>
              <w:right w:val="single" w:sz="4" w:space="0" w:color="auto"/>
            </w:tcBorders>
            <w:shd w:val="clear" w:color="auto" w:fill="auto"/>
            <w:noWrap/>
            <w:vAlign w:val="center"/>
            <w:hideMark/>
          </w:tcPr>
          <w:p w14:paraId="70A0D7FA"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Yes</w:t>
            </w:r>
          </w:p>
        </w:tc>
      </w:tr>
      <w:tr w:rsidR="000335D5" w:rsidRPr="000335D5" w14:paraId="55DA6832" w14:textId="77777777" w:rsidTr="00CD7BE8">
        <w:trPr>
          <w:trHeight w:val="57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5F37FD"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1-Ph VT</w:t>
            </w:r>
          </w:p>
        </w:tc>
        <w:tc>
          <w:tcPr>
            <w:tcW w:w="1561" w:type="dxa"/>
            <w:tcBorders>
              <w:top w:val="nil"/>
              <w:left w:val="nil"/>
              <w:bottom w:val="single" w:sz="4" w:space="0" w:color="auto"/>
              <w:right w:val="single" w:sz="4" w:space="0" w:color="auto"/>
            </w:tcBorders>
            <w:shd w:val="clear" w:color="auto" w:fill="auto"/>
            <w:noWrap/>
            <w:vAlign w:val="center"/>
            <w:hideMark/>
          </w:tcPr>
          <w:p w14:paraId="5EF39B28" w14:textId="77777777" w:rsid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Yes</w:t>
            </w:r>
          </w:p>
          <w:p w14:paraId="42943ADA" w14:textId="77777777" w:rsidR="00CD7BE8" w:rsidRPr="000335D5" w:rsidRDefault="00CD7BE8" w:rsidP="000335D5">
            <w:pPr>
              <w:spacing w:after="0"/>
              <w:jc w:val="center"/>
              <w:rPr>
                <w:rFonts w:cs="Calibri"/>
                <w:color w:val="000000"/>
                <w:szCs w:val="22"/>
                <w:lang w:val="en-IN" w:eastAsia="en-IN"/>
              </w:rPr>
            </w:pPr>
            <w:r>
              <w:rPr>
                <w:rFonts w:cs="Calibri"/>
                <w:color w:val="000000"/>
                <w:szCs w:val="22"/>
                <w:lang w:val="en-IN" w:eastAsia="en-IN"/>
              </w:rPr>
              <w:t>(Except Stator ESA)</w:t>
            </w:r>
          </w:p>
        </w:tc>
        <w:tc>
          <w:tcPr>
            <w:tcW w:w="1559" w:type="dxa"/>
            <w:tcBorders>
              <w:top w:val="nil"/>
              <w:left w:val="nil"/>
              <w:bottom w:val="single" w:sz="4" w:space="0" w:color="auto"/>
              <w:right w:val="single" w:sz="4" w:space="0" w:color="auto"/>
            </w:tcBorders>
            <w:shd w:val="clear" w:color="auto" w:fill="auto"/>
            <w:noWrap/>
            <w:vAlign w:val="center"/>
            <w:hideMark/>
          </w:tcPr>
          <w:p w14:paraId="4BA2978F" w14:textId="77777777" w:rsidR="00CD7BE8" w:rsidRDefault="00CD7BE8" w:rsidP="00CD7BE8">
            <w:pPr>
              <w:spacing w:after="0"/>
              <w:jc w:val="center"/>
              <w:rPr>
                <w:rFonts w:cs="Calibri"/>
                <w:color w:val="000000"/>
                <w:szCs w:val="22"/>
                <w:lang w:val="en-IN" w:eastAsia="en-IN"/>
              </w:rPr>
            </w:pPr>
            <w:r w:rsidRPr="000335D5">
              <w:rPr>
                <w:rFonts w:cs="Calibri"/>
                <w:color w:val="000000"/>
                <w:szCs w:val="22"/>
                <w:lang w:val="en-IN" w:eastAsia="en-IN"/>
              </w:rPr>
              <w:t>Yes</w:t>
            </w:r>
          </w:p>
          <w:p w14:paraId="379D2509" w14:textId="77777777" w:rsidR="000335D5" w:rsidRPr="000335D5" w:rsidRDefault="00CD7BE8" w:rsidP="00CD7BE8">
            <w:pPr>
              <w:spacing w:after="0"/>
              <w:jc w:val="center"/>
              <w:rPr>
                <w:rFonts w:cs="Calibri"/>
                <w:color w:val="000000"/>
                <w:szCs w:val="22"/>
                <w:lang w:val="en-IN" w:eastAsia="en-IN"/>
              </w:rPr>
            </w:pPr>
            <w:r>
              <w:rPr>
                <w:rFonts w:cs="Calibri"/>
                <w:color w:val="000000"/>
                <w:szCs w:val="22"/>
                <w:lang w:val="en-IN" w:eastAsia="en-IN"/>
              </w:rPr>
              <w:t>(Except Stator ESA, BRB)</w:t>
            </w:r>
          </w:p>
        </w:tc>
        <w:tc>
          <w:tcPr>
            <w:tcW w:w="1843" w:type="dxa"/>
            <w:tcBorders>
              <w:top w:val="nil"/>
              <w:left w:val="nil"/>
              <w:bottom w:val="single" w:sz="4" w:space="0" w:color="auto"/>
              <w:right w:val="single" w:sz="4" w:space="0" w:color="auto"/>
            </w:tcBorders>
            <w:shd w:val="clear" w:color="auto" w:fill="auto"/>
            <w:noWrap/>
            <w:vAlign w:val="center"/>
            <w:hideMark/>
          </w:tcPr>
          <w:p w14:paraId="22A2AD2D" w14:textId="77777777" w:rsidR="000335D5" w:rsidRPr="000335D5" w:rsidRDefault="0082391F" w:rsidP="000335D5">
            <w:pPr>
              <w:spacing w:after="0"/>
              <w:jc w:val="center"/>
              <w:rPr>
                <w:rFonts w:cs="Calibri"/>
                <w:color w:val="000000"/>
                <w:szCs w:val="22"/>
                <w:lang w:val="en-IN" w:eastAsia="en-IN"/>
              </w:rPr>
            </w:pPr>
            <w:r>
              <w:rPr>
                <w:rFonts w:cs="Calibri"/>
                <w:color w:val="000000"/>
                <w:szCs w:val="22"/>
                <w:lang w:val="en-IN" w:eastAsia="en-IN"/>
              </w:rPr>
              <w:t>No</w:t>
            </w:r>
          </w:p>
        </w:tc>
      </w:tr>
      <w:tr w:rsidR="000335D5" w:rsidRPr="000335D5" w14:paraId="7A139BBD" w14:textId="77777777" w:rsidTr="00CD7BE8">
        <w:trPr>
          <w:trHeight w:val="113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6DC1FA1" w14:textId="77777777" w:rsidR="000335D5" w:rsidRPr="000335D5" w:rsidRDefault="000335D5" w:rsidP="000335D5">
            <w:pPr>
              <w:spacing w:after="0"/>
              <w:jc w:val="center"/>
              <w:rPr>
                <w:rFonts w:cs="Calibri"/>
                <w:color w:val="000000"/>
                <w:szCs w:val="22"/>
                <w:lang w:val="en-IN" w:eastAsia="en-IN"/>
              </w:rPr>
            </w:pPr>
            <w:r w:rsidRPr="000335D5">
              <w:rPr>
                <w:rFonts w:cs="Calibri"/>
                <w:color w:val="000000"/>
                <w:szCs w:val="22"/>
                <w:lang w:val="en-IN" w:eastAsia="en-IN"/>
              </w:rPr>
              <w:t xml:space="preserve">No VT or None </w:t>
            </w:r>
          </w:p>
        </w:tc>
        <w:tc>
          <w:tcPr>
            <w:tcW w:w="1561" w:type="dxa"/>
            <w:tcBorders>
              <w:top w:val="nil"/>
              <w:left w:val="nil"/>
              <w:bottom w:val="single" w:sz="4" w:space="0" w:color="auto"/>
              <w:right w:val="single" w:sz="4" w:space="0" w:color="auto"/>
            </w:tcBorders>
            <w:shd w:val="clear" w:color="auto" w:fill="auto"/>
            <w:noWrap/>
            <w:vAlign w:val="center"/>
            <w:hideMark/>
          </w:tcPr>
          <w:p w14:paraId="35B638AF" w14:textId="77777777" w:rsidR="00CD7BE8" w:rsidRDefault="00CD7BE8" w:rsidP="00CD7BE8">
            <w:pPr>
              <w:spacing w:after="0"/>
              <w:jc w:val="center"/>
              <w:rPr>
                <w:rFonts w:cs="Calibri"/>
                <w:color w:val="000000"/>
                <w:szCs w:val="22"/>
                <w:lang w:val="en-IN" w:eastAsia="en-IN"/>
              </w:rPr>
            </w:pPr>
            <w:r w:rsidRPr="000335D5">
              <w:rPr>
                <w:rFonts w:cs="Calibri"/>
                <w:color w:val="000000"/>
                <w:szCs w:val="22"/>
                <w:lang w:val="en-IN" w:eastAsia="en-IN"/>
              </w:rPr>
              <w:t>Yes</w:t>
            </w:r>
          </w:p>
          <w:p w14:paraId="2AA95935" w14:textId="77777777" w:rsidR="000335D5" w:rsidRPr="000335D5" w:rsidRDefault="00CD7BE8" w:rsidP="00CD7BE8">
            <w:pPr>
              <w:spacing w:after="0"/>
              <w:jc w:val="center"/>
              <w:rPr>
                <w:rFonts w:cs="Calibri"/>
                <w:color w:val="000000"/>
                <w:szCs w:val="22"/>
                <w:lang w:val="en-IN" w:eastAsia="en-IN"/>
              </w:rPr>
            </w:pPr>
            <w:r>
              <w:rPr>
                <w:rFonts w:cs="Calibri"/>
                <w:color w:val="000000"/>
                <w:szCs w:val="22"/>
                <w:lang w:val="en-IN" w:eastAsia="en-IN"/>
              </w:rPr>
              <w:t>(Except Stator ESA)</w:t>
            </w:r>
          </w:p>
        </w:tc>
        <w:tc>
          <w:tcPr>
            <w:tcW w:w="1559" w:type="dxa"/>
            <w:tcBorders>
              <w:top w:val="nil"/>
              <w:left w:val="nil"/>
              <w:bottom w:val="single" w:sz="4" w:space="0" w:color="auto"/>
              <w:right w:val="single" w:sz="4" w:space="0" w:color="auto"/>
            </w:tcBorders>
            <w:shd w:val="clear" w:color="auto" w:fill="auto"/>
            <w:noWrap/>
            <w:vAlign w:val="center"/>
            <w:hideMark/>
          </w:tcPr>
          <w:p w14:paraId="3DD0129B" w14:textId="77777777" w:rsidR="00CD7BE8" w:rsidRDefault="00CD7BE8" w:rsidP="00CD7BE8">
            <w:pPr>
              <w:spacing w:after="0"/>
              <w:jc w:val="center"/>
              <w:rPr>
                <w:rFonts w:cs="Calibri"/>
                <w:color w:val="000000"/>
                <w:szCs w:val="22"/>
                <w:lang w:val="en-IN" w:eastAsia="en-IN"/>
              </w:rPr>
            </w:pPr>
            <w:r w:rsidRPr="000335D5">
              <w:rPr>
                <w:rFonts w:cs="Calibri"/>
                <w:color w:val="000000"/>
                <w:szCs w:val="22"/>
                <w:lang w:val="en-IN" w:eastAsia="en-IN"/>
              </w:rPr>
              <w:t>Yes</w:t>
            </w:r>
          </w:p>
          <w:p w14:paraId="7266A1AB" w14:textId="77777777" w:rsidR="000335D5" w:rsidRPr="000335D5" w:rsidRDefault="00CD7BE8" w:rsidP="00CD7BE8">
            <w:pPr>
              <w:spacing w:after="0"/>
              <w:jc w:val="center"/>
              <w:rPr>
                <w:rFonts w:cs="Calibri"/>
                <w:color w:val="000000"/>
                <w:szCs w:val="22"/>
                <w:lang w:val="en-IN" w:eastAsia="en-IN"/>
              </w:rPr>
            </w:pPr>
            <w:r>
              <w:rPr>
                <w:rFonts w:cs="Calibri"/>
                <w:color w:val="000000"/>
                <w:szCs w:val="22"/>
                <w:lang w:val="en-IN" w:eastAsia="en-IN"/>
              </w:rPr>
              <w:t>(Except Stator ESA, BRB)</w:t>
            </w:r>
          </w:p>
        </w:tc>
        <w:tc>
          <w:tcPr>
            <w:tcW w:w="1843" w:type="dxa"/>
            <w:tcBorders>
              <w:top w:val="nil"/>
              <w:left w:val="nil"/>
              <w:bottom w:val="single" w:sz="4" w:space="0" w:color="auto"/>
              <w:right w:val="single" w:sz="4" w:space="0" w:color="auto"/>
            </w:tcBorders>
            <w:shd w:val="clear" w:color="auto" w:fill="auto"/>
            <w:noWrap/>
            <w:vAlign w:val="center"/>
            <w:hideMark/>
          </w:tcPr>
          <w:p w14:paraId="66550365" w14:textId="77777777" w:rsidR="00907AD1" w:rsidRPr="00907AD1" w:rsidRDefault="00907AD1" w:rsidP="00907AD1">
            <w:pPr>
              <w:spacing w:after="0"/>
              <w:jc w:val="center"/>
              <w:rPr>
                <w:rFonts w:cs="Calibri"/>
                <w:color w:val="000000"/>
                <w:szCs w:val="22"/>
                <w:highlight w:val="green"/>
                <w:lang w:val="en-IN" w:eastAsia="en-IN"/>
              </w:rPr>
            </w:pPr>
            <w:r w:rsidRPr="00907AD1">
              <w:rPr>
                <w:rFonts w:cs="Calibri"/>
                <w:color w:val="000000"/>
                <w:szCs w:val="22"/>
                <w:highlight w:val="green"/>
                <w:lang w:val="en-IN" w:eastAsia="en-IN"/>
              </w:rPr>
              <w:t>Yes</w:t>
            </w:r>
          </w:p>
          <w:p w14:paraId="667037A5" w14:textId="77777777" w:rsidR="000335D5" w:rsidRPr="000335D5" w:rsidRDefault="00907AD1" w:rsidP="00907AD1">
            <w:pPr>
              <w:spacing w:after="0"/>
              <w:jc w:val="center"/>
              <w:rPr>
                <w:rFonts w:cs="Calibri"/>
                <w:color w:val="000000"/>
                <w:szCs w:val="22"/>
                <w:lang w:val="en-IN" w:eastAsia="en-IN"/>
              </w:rPr>
            </w:pPr>
            <w:r w:rsidRPr="00907AD1">
              <w:rPr>
                <w:rFonts w:cs="Calibri"/>
                <w:color w:val="000000"/>
                <w:szCs w:val="22"/>
                <w:highlight w:val="green"/>
                <w:lang w:val="en-IN" w:eastAsia="en-IN"/>
              </w:rPr>
              <w:t>(Except Stator ESA)</w:t>
            </w:r>
          </w:p>
        </w:tc>
      </w:tr>
    </w:tbl>
    <w:p w14:paraId="5D4AA9F4" w14:textId="77777777" w:rsidR="000335D5" w:rsidRDefault="000335D5" w:rsidP="000630C8">
      <w:pPr>
        <w:jc w:val="both"/>
      </w:pPr>
    </w:p>
    <w:tbl>
      <w:tblPr>
        <w:tblW w:w="10080" w:type="dxa"/>
        <w:tblInd w:w="113" w:type="dxa"/>
        <w:tblLook w:val="04A0" w:firstRow="1" w:lastRow="0" w:firstColumn="1" w:lastColumn="0" w:noHBand="0" w:noVBand="1"/>
      </w:tblPr>
      <w:tblGrid>
        <w:gridCol w:w="1555"/>
        <w:gridCol w:w="2835"/>
        <w:gridCol w:w="3110"/>
        <w:gridCol w:w="2580"/>
      </w:tblGrid>
      <w:tr w:rsidR="005A57DC" w:rsidRPr="005A57DC" w14:paraId="3D4D2BDE" w14:textId="77777777" w:rsidTr="00EC1741">
        <w:trPr>
          <w:trHeight w:val="570"/>
        </w:trPr>
        <w:tc>
          <w:tcPr>
            <w:tcW w:w="155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466DF11" w14:textId="77777777" w:rsidR="005A57DC" w:rsidRPr="005A57DC" w:rsidRDefault="005A57DC" w:rsidP="005A57DC">
            <w:pPr>
              <w:spacing w:after="0"/>
              <w:jc w:val="center"/>
              <w:rPr>
                <w:rFonts w:cs="Calibri"/>
                <w:b/>
                <w:bCs/>
                <w:color w:val="000000"/>
                <w:szCs w:val="22"/>
                <w:lang w:val="en-IN" w:eastAsia="en-IN"/>
              </w:rPr>
            </w:pPr>
            <w:r w:rsidRPr="005A57DC">
              <w:rPr>
                <w:rFonts w:cs="Calibri"/>
                <w:b/>
                <w:bCs/>
                <w:color w:val="000000"/>
                <w:szCs w:val="22"/>
                <w:lang w:val="en-IN" w:eastAsia="en-IN"/>
              </w:rPr>
              <w:t>Function/</w:t>
            </w:r>
            <w:r w:rsidRPr="005A57DC">
              <w:rPr>
                <w:rFonts w:cs="Calibri"/>
                <w:b/>
                <w:bCs/>
                <w:color w:val="000000"/>
                <w:szCs w:val="22"/>
                <w:lang w:val="en-IN" w:eastAsia="en-IN"/>
              </w:rPr>
              <w:br/>
              <w:t xml:space="preserve">Motor type --&gt; </w:t>
            </w:r>
          </w:p>
        </w:tc>
        <w:tc>
          <w:tcPr>
            <w:tcW w:w="2835" w:type="dxa"/>
            <w:tcBorders>
              <w:top w:val="single" w:sz="4" w:space="0" w:color="auto"/>
              <w:left w:val="nil"/>
              <w:bottom w:val="single" w:sz="4" w:space="0" w:color="auto"/>
              <w:right w:val="single" w:sz="4" w:space="0" w:color="auto"/>
            </w:tcBorders>
            <w:shd w:val="clear" w:color="000000" w:fill="ED7D31"/>
            <w:noWrap/>
            <w:vAlign w:val="bottom"/>
            <w:hideMark/>
          </w:tcPr>
          <w:p w14:paraId="49885875" w14:textId="77777777" w:rsidR="005A57DC" w:rsidRPr="005A57DC" w:rsidRDefault="005A57DC" w:rsidP="005A57DC">
            <w:pPr>
              <w:spacing w:after="0"/>
              <w:jc w:val="center"/>
              <w:rPr>
                <w:rFonts w:cs="Calibri"/>
                <w:b/>
                <w:bCs/>
                <w:color w:val="000000"/>
                <w:szCs w:val="22"/>
                <w:lang w:val="en-IN" w:eastAsia="en-IN"/>
              </w:rPr>
            </w:pPr>
            <w:r w:rsidRPr="005A57DC">
              <w:rPr>
                <w:rFonts w:cs="Calibri"/>
                <w:b/>
                <w:bCs/>
                <w:color w:val="000000"/>
                <w:szCs w:val="22"/>
                <w:lang w:val="en-IN" w:eastAsia="en-IN"/>
              </w:rPr>
              <w:t>IND</w:t>
            </w:r>
          </w:p>
        </w:tc>
        <w:tc>
          <w:tcPr>
            <w:tcW w:w="3110" w:type="dxa"/>
            <w:tcBorders>
              <w:top w:val="single" w:sz="4" w:space="0" w:color="auto"/>
              <w:left w:val="nil"/>
              <w:bottom w:val="single" w:sz="4" w:space="0" w:color="auto"/>
              <w:right w:val="single" w:sz="4" w:space="0" w:color="auto"/>
            </w:tcBorders>
            <w:shd w:val="clear" w:color="000000" w:fill="ED7D31"/>
            <w:noWrap/>
            <w:vAlign w:val="bottom"/>
            <w:hideMark/>
          </w:tcPr>
          <w:p w14:paraId="0EB64CB6" w14:textId="77777777" w:rsidR="005A57DC" w:rsidRPr="005A57DC" w:rsidRDefault="005A57DC" w:rsidP="005A57DC">
            <w:pPr>
              <w:spacing w:after="0"/>
              <w:jc w:val="center"/>
              <w:rPr>
                <w:rFonts w:cs="Calibri"/>
                <w:b/>
                <w:bCs/>
                <w:color w:val="000000"/>
                <w:szCs w:val="22"/>
                <w:lang w:val="en-IN" w:eastAsia="en-IN"/>
              </w:rPr>
            </w:pPr>
            <w:r w:rsidRPr="005A57DC">
              <w:rPr>
                <w:rFonts w:cs="Calibri"/>
                <w:b/>
                <w:bCs/>
                <w:color w:val="000000"/>
                <w:szCs w:val="22"/>
                <w:lang w:val="en-IN" w:eastAsia="en-IN"/>
              </w:rPr>
              <w:t>SYNCH</w:t>
            </w:r>
          </w:p>
        </w:tc>
        <w:tc>
          <w:tcPr>
            <w:tcW w:w="2580" w:type="dxa"/>
            <w:tcBorders>
              <w:top w:val="single" w:sz="4" w:space="0" w:color="auto"/>
              <w:left w:val="nil"/>
              <w:bottom w:val="single" w:sz="4" w:space="0" w:color="auto"/>
              <w:right w:val="single" w:sz="4" w:space="0" w:color="auto"/>
            </w:tcBorders>
            <w:shd w:val="clear" w:color="000000" w:fill="ED7D31"/>
            <w:noWrap/>
            <w:vAlign w:val="bottom"/>
            <w:hideMark/>
          </w:tcPr>
          <w:p w14:paraId="02A98B2F" w14:textId="77777777" w:rsidR="005A57DC" w:rsidRPr="005A57DC" w:rsidRDefault="005A57DC" w:rsidP="005A57DC">
            <w:pPr>
              <w:spacing w:after="0"/>
              <w:jc w:val="center"/>
              <w:rPr>
                <w:rFonts w:cs="Calibri"/>
                <w:b/>
                <w:bCs/>
                <w:color w:val="000000"/>
                <w:szCs w:val="22"/>
                <w:lang w:val="en-IN" w:eastAsia="en-IN"/>
              </w:rPr>
            </w:pPr>
            <w:r w:rsidRPr="005A57DC">
              <w:rPr>
                <w:rFonts w:cs="Calibri"/>
                <w:b/>
                <w:bCs/>
                <w:color w:val="000000"/>
                <w:szCs w:val="22"/>
                <w:lang w:val="en-IN" w:eastAsia="en-IN"/>
              </w:rPr>
              <w:t>VFD-IND</w:t>
            </w:r>
          </w:p>
        </w:tc>
      </w:tr>
      <w:tr w:rsidR="005A57DC" w:rsidRPr="005A57DC" w14:paraId="302613E0" w14:textId="77777777" w:rsidTr="00EC1741">
        <w:trPr>
          <w:trHeight w:val="85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498BA6B"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Bearing</w:t>
            </w:r>
          </w:p>
        </w:tc>
        <w:tc>
          <w:tcPr>
            <w:tcW w:w="2835" w:type="dxa"/>
            <w:tcBorders>
              <w:top w:val="nil"/>
              <w:left w:val="nil"/>
              <w:bottom w:val="single" w:sz="4" w:space="0" w:color="auto"/>
              <w:right w:val="single" w:sz="4" w:space="0" w:color="auto"/>
            </w:tcBorders>
            <w:shd w:val="clear" w:color="auto" w:fill="auto"/>
            <w:noWrap/>
            <w:vAlign w:val="bottom"/>
            <w:hideMark/>
          </w:tcPr>
          <w:p w14:paraId="02347264"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Roller Ball Type Bearing Only</w:t>
            </w:r>
          </w:p>
        </w:tc>
        <w:tc>
          <w:tcPr>
            <w:tcW w:w="3110" w:type="dxa"/>
            <w:tcBorders>
              <w:top w:val="nil"/>
              <w:left w:val="nil"/>
              <w:bottom w:val="single" w:sz="4" w:space="0" w:color="auto"/>
              <w:right w:val="single" w:sz="4" w:space="0" w:color="auto"/>
            </w:tcBorders>
            <w:shd w:val="clear" w:color="auto" w:fill="auto"/>
            <w:noWrap/>
            <w:vAlign w:val="bottom"/>
            <w:hideMark/>
          </w:tcPr>
          <w:p w14:paraId="31151FCD"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Roller Ball Type Bearing Only</w:t>
            </w:r>
          </w:p>
        </w:tc>
        <w:tc>
          <w:tcPr>
            <w:tcW w:w="2580" w:type="dxa"/>
            <w:tcBorders>
              <w:top w:val="nil"/>
              <w:left w:val="nil"/>
              <w:bottom w:val="single" w:sz="4" w:space="0" w:color="auto"/>
              <w:right w:val="single" w:sz="4" w:space="0" w:color="auto"/>
            </w:tcBorders>
            <w:shd w:val="clear" w:color="auto" w:fill="auto"/>
            <w:vAlign w:val="bottom"/>
            <w:hideMark/>
          </w:tcPr>
          <w:p w14:paraId="1271BB2B"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 xml:space="preserve">Roller Ball </w:t>
            </w:r>
            <w:r w:rsidR="00CD7BE8">
              <w:rPr>
                <w:rFonts w:cs="Calibri"/>
                <w:color w:val="000000"/>
                <w:szCs w:val="22"/>
                <w:lang w:val="en-IN" w:eastAsia="en-IN"/>
              </w:rPr>
              <w:t xml:space="preserve">Type </w:t>
            </w:r>
            <w:r w:rsidRPr="005A57DC">
              <w:rPr>
                <w:rFonts w:cs="Calibri"/>
                <w:color w:val="000000"/>
                <w:szCs w:val="22"/>
                <w:lang w:val="en-IN" w:eastAsia="en-IN"/>
              </w:rPr>
              <w:t xml:space="preserve">Bearing </w:t>
            </w:r>
            <w:r w:rsidR="00EC1741" w:rsidRPr="005A57DC">
              <w:rPr>
                <w:rFonts w:cs="Calibri"/>
                <w:color w:val="000000"/>
                <w:szCs w:val="22"/>
                <w:lang w:val="en-IN" w:eastAsia="en-IN"/>
              </w:rPr>
              <w:t>Only</w:t>
            </w:r>
            <w:r w:rsidRPr="005A57DC">
              <w:rPr>
                <w:rFonts w:cs="Calibri"/>
                <w:color w:val="000000"/>
                <w:szCs w:val="22"/>
                <w:lang w:val="en-IN" w:eastAsia="en-IN"/>
              </w:rPr>
              <w:br/>
            </w:r>
          </w:p>
        </w:tc>
      </w:tr>
      <w:tr w:rsidR="005A57DC" w:rsidRPr="005A57DC" w14:paraId="102D034E" w14:textId="77777777" w:rsidTr="00EC1741">
        <w:trPr>
          <w:trHeight w:val="57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FD53524"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Mechanical</w:t>
            </w:r>
          </w:p>
        </w:tc>
        <w:tc>
          <w:tcPr>
            <w:tcW w:w="2835" w:type="dxa"/>
            <w:tcBorders>
              <w:top w:val="nil"/>
              <w:left w:val="nil"/>
              <w:bottom w:val="single" w:sz="4" w:space="0" w:color="auto"/>
              <w:right w:val="single" w:sz="4" w:space="0" w:color="auto"/>
            </w:tcBorders>
            <w:shd w:val="clear" w:color="auto" w:fill="auto"/>
            <w:noWrap/>
            <w:vAlign w:val="bottom"/>
            <w:hideMark/>
          </w:tcPr>
          <w:p w14:paraId="71648BD4"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Yes</w:t>
            </w:r>
          </w:p>
        </w:tc>
        <w:tc>
          <w:tcPr>
            <w:tcW w:w="3110" w:type="dxa"/>
            <w:tcBorders>
              <w:top w:val="nil"/>
              <w:left w:val="nil"/>
              <w:bottom w:val="single" w:sz="4" w:space="0" w:color="auto"/>
              <w:right w:val="single" w:sz="4" w:space="0" w:color="auto"/>
            </w:tcBorders>
            <w:shd w:val="clear" w:color="auto" w:fill="auto"/>
            <w:noWrap/>
            <w:vAlign w:val="bottom"/>
            <w:hideMark/>
          </w:tcPr>
          <w:p w14:paraId="3955377B"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No. of poles &gt; 2</w:t>
            </w:r>
          </w:p>
        </w:tc>
        <w:tc>
          <w:tcPr>
            <w:tcW w:w="2580" w:type="dxa"/>
            <w:tcBorders>
              <w:top w:val="nil"/>
              <w:left w:val="nil"/>
              <w:bottom w:val="single" w:sz="4" w:space="0" w:color="auto"/>
              <w:right w:val="single" w:sz="4" w:space="0" w:color="auto"/>
            </w:tcBorders>
            <w:shd w:val="clear" w:color="auto" w:fill="auto"/>
            <w:vAlign w:val="bottom"/>
            <w:hideMark/>
          </w:tcPr>
          <w:p w14:paraId="153E4014" w14:textId="77777777" w:rsidR="005A57DC" w:rsidRPr="005A57DC" w:rsidRDefault="00CD7BE8" w:rsidP="00CD7BE8">
            <w:pPr>
              <w:spacing w:after="0"/>
              <w:jc w:val="center"/>
              <w:rPr>
                <w:rFonts w:cs="Calibri"/>
                <w:color w:val="000000"/>
                <w:szCs w:val="22"/>
                <w:lang w:val="en-IN" w:eastAsia="en-IN"/>
              </w:rPr>
            </w:pPr>
            <w:r>
              <w:rPr>
                <w:rFonts w:cs="Calibri"/>
                <w:color w:val="000000"/>
                <w:szCs w:val="22"/>
                <w:lang w:val="en-IN" w:eastAsia="en-IN"/>
              </w:rPr>
              <w:t>Yes</w:t>
            </w:r>
          </w:p>
        </w:tc>
      </w:tr>
      <w:tr w:rsidR="009F0319" w:rsidRPr="005A57DC" w14:paraId="75601F3C" w14:textId="77777777" w:rsidTr="00E50547">
        <w:trPr>
          <w:trHeight w:val="113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9E4781E" w14:textId="77777777" w:rsidR="009F0319" w:rsidRPr="005A57DC" w:rsidRDefault="009F0319" w:rsidP="009F0319">
            <w:pPr>
              <w:spacing w:after="0"/>
              <w:rPr>
                <w:rFonts w:cs="Calibri"/>
                <w:color w:val="000000"/>
                <w:szCs w:val="22"/>
                <w:lang w:val="en-IN" w:eastAsia="en-IN"/>
              </w:rPr>
            </w:pPr>
            <w:r w:rsidRPr="005A57DC">
              <w:rPr>
                <w:rFonts w:cs="Calibri"/>
                <w:color w:val="000000"/>
                <w:szCs w:val="22"/>
                <w:lang w:val="en-IN" w:eastAsia="en-IN"/>
              </w:rPr>
              <w:t>Stator ESA</w:t>
            </w:r>
            <w:r>
              <w:rPr>
                <w:rFonts w:cs="Calibri"/>
                <w:color w:val="000000"/>
                <w:szCs w:val="22"/>
                <w:lang w:val="en-IN" w:eastAsia="en-IN"/>
              </w:rPr>
              <w:t>*</w:t>
            </w:r>
          </w:p>
        </w:tc>
        <w:tc>
          <w:tcPr>
            <w:tcW w:w="2835" w:type="dxa"/>
            <w:tcBorders>
              <w:top w:val="nil"/>
              <w:left w:val="nil"/>
              <w:bottom w:val="single" w:sz="4" w:space="0" w:color="auto"/>
              <w:right w:val="single" w:sz="4" w:space="0" w:color="auto"/>
            </w:tcBorders>
            <w:shd w:val="clear" w:color="auto" w:fill="auto"/>
            <w:vAlign w:val="bottom"/>
            <w:hideMark/>
          </w:tcPr>
          <w:p w14:paraId="3CE0D3E4" w14:textId="77777777" w:rsidR="009F0319" w:rsidRDefault="009F0319" w:rsidP="009F0319">
            <w:pPr>
              <w:spacing w:after="0"/>
              <w:rPr>
                <w:rFonts w:cs="Calibri"/>
                <w:color w:val="000000"/>
                <w:szCs w:val="22"/>
                <w:lang w:val="en-IN" w:eastAsia="en-IN"/>
              </w:rPr>
            </w:pPr>
            <w:r w:rsidRPr="005A57DC">
              <w:rPr>
                <w:rFonts w:cs="Calibri"/>
                <w:color w:val="000000"/>
                <w:szCs w:val="22"/>
                <w:lang w:val="en-IN" w:eastAsia="en-IN"/>
              </w:rPr>
              <w:t xml:space="preserve">Fault Freq &lt; 1600 Hz for </w:t>
            </w:r>
            <w:r w:rsidR="00961F1D">
              <w:rPr>
                <w:rFonts w:cs="Calibri"/>
                <w:color w:val="000000"/>
                <w:szCs w:val="22"/>
                <w:lang w:val="en-IN" w:eastAsia="en-IN"/>
              </w:rPr>
              <w:t>5</w:t>
            </w:r>
            <w:r w:rsidRPr="005A57DC">
              <w:rPr>
                <w:rFonts w:cs="Calibri"/>
                <w:color w:val="000000"/>
                <w:szCs w:val="22"/>
                <w:lang w:val="en-IN" w:eastAsia="en-IN"/>
              </w:rPr>
              <w:t xml:space="preserve">0 Hz system &amp; </w:t>
            </w:r>
            <w:r w:rsidRPr="005A57DC">
              <w:rPr>
                <w:rFonts w:cs="Calibri"/>
                <w:color w:val="000000"/>
                <w:szCs w:val="22"/>
                <w:lang w:val="en-IN" w:eastAsia="en-IN"/>
              </w:rPr>
              <w:br/>
              <w:t xml:space="preserve">Fault Freq &lt; 1920 Hz for </w:t>
            </w:r>
            <w:r w:rsidR="00961F1D">
              <w:rPr>
                <w:rFonts w:cs="Calibri"/>
                <w:color w:val="000000"/>
                <w:szCs w:val="22"/>
                <w:lang w:val="en-IN" w:eastAsia="en-IN"/>
              </w:rPr>
              <w:t>6</w:t>
            </w:r>
            <w:r w:rsidRPr="005A57DC">
              <w:rPr>
                <w:rFonts w:cs="Calibri"/>
                <w:color w:val="000000"/>
                <w:szCs w:val="22"/>
                <w:lang w:val="en-IN" w:eastAsia="en-IN"/>
              </w:rPr>
              <w:t>0 Hz system</w:t>
            </w:r>
          </w:p>
          <w:p w14:paraId="182DA620" w14:textId="77777777" w:rsidR="009F0319" w:rsidRPr="005A57DC" w:rsidRDefault="009F0319" w:rsidP="009F0319">
            <w:pPr>
              <w:spacing w:after="0"/>
              <w:rPr>
                <w:rFonts w:cs="Calibri"/>
                <w:color w:val="000000"/>
                <w:szCs w:val="22"/>
                <w:lang w:val="en-IN" w:eastAsia="en-IN"/>
              </w:rPr>
            </w:pPr>
            <w:r>
              <w:rPr>
                <w:rFonts w:cs="Calibri"/>
                <w:color w:val="000000"/>
                <w:szCs w:val="22"/>
                <w:lang w:val="en-IN" w:eastAsia="en-IN"/>
              </w:rPr>
              <w:t>3-Ph VT Input is available</w:t>
            </w:r>
          </w:p>
        </w:tc>
        <w:tc>
          <w:tcPr>
            <w:tcW w:w="3110" w:type="dxa"/>
            <w:tcBorders>
              <w:top w:val="nil"/>
              <w:left w:val="nil"/>
              <w:bottom w:val="single" w:sz="4" w:space="0" w:color="auto"/>
              <w:right w:val="single" w:sz="4" w:space="0" w:color="auto"/>
            </w:tcBorders>
            <w:shd w:val="clear" w:color="auto" w:fill="auto"/>
            <w:hideMark/>
          </w:tcPr>
          <w:p w14:paraId="2A4ADA5D" w14:textId="77777777" w:rsidR="009F0319" w:rsidRDefault="009F0319" w:rsidP="009F0319">
            <w:pPr>
              <w:spacing w:after="0"/>
              <w:rPr>
                <w:rFonts w:cs="Calibri"/>
                <w:color w:val="000000"/>
                <w:szCs w:val="22"/>
                <w:lang w:val="en-IN" w:eastAsia="en-IN"/>
              </w:rPr>
            </w:pPr>
            <w:r w:rsidRPr="005A57DC">
              <w:rPr>
                <w:rFonts w:cs="Calibri"/>
                <w:color w:val="000000"/>
                <w:szCs w:val="22"/>
                <w:lang w:val="en-IN" w:eastAsia="en-IN"/>
              </w:rPr>
              <w:t xml:space="preserve">Fault Freq &lt; 1600 Hz for </w:t>
            </w:r>
            <w:r w:rsidR="00961F1D">
              <w:rPr>
                <w:rFonts w:cs="Calibri"/>
                <w:color w:val="000000"/>
                <w:szCs w:val="22"/>
                <w:lang w:val="en-IN" w:eastAsia="en-IN"/>
              </w:rPr>
              <w:t>5</w:t>
            </w:r>
            <w:r w:rsidRPr="005A57DC">
              <w:rPr>
                <w:rFonts w:cs="Calibri"/>
                <w:color w:val="000000"/>
                <w:szCs w:val="22"/>
                <w:lang w:val="en-IN" w:eastAsia="en-IN"/>
              </w:rPr>
              <w:t xml:space="preserve">0 Hz system &amp; </w:t>
            </w:r>
            <w:r w:rsidRPr="005A57DC">
              <w:rPr>
                <w:rFonts w:cs="Calibri"/>
                <w:color w:val="000000"/>
                <w:szCs w:val="22"/>
                <w:lang w:val="en-IN" w:eastAsia="en-IN"/>
              </w:rPr>
              <w:br/>
              <w:t xml:space="preserve">Fault Freq &lt; 1920 Hz for </w:t>
            </w:r>
            <w:r w:rsidR="00961F1D">
              <w:rPr>
                <w:rFonts w:cs="Calibri"/>
                <w:color w:val="000000"/>
                <w:szCs w:val="22"/>
                <w:lang w:val="en-IN" w:eastAsia="en-IN"/>
              </w:rPr>
              <w:t>6</w:t>
            </w:r>
            <w:r w:rsidRPr="005A57DC">
              <w:rPr>
                <w:rFonts w:cs="Calibri"/>
                <w:color w:val="000000"/>
                <w:szCs w:val="22"/>
                <w:lang w:val="en-IN" w:eastAsia="en-IN"/>
              </w:rPr>
              <w:t>0 Hz system</w:t>
            </w:r>
          </w:p>
          <w:p w14:paraId="14A7F93B" w14:textId="77777777" w:rsidR="009F0319" w:rsidRPr="00D90569" w:rsidRDefault="009F0319" w:rsidP="009F0319">
            <w:pPr>
              <w:spacing w:after="0"/>
              <w:rPr>
                <w:rFonts w:cs="Calibri"/>
                <w:color w:val="000000"/>
              </w:rPr>
            </w:pPr>
            <w:r>
              <w:rPr>
                <w:rFonts w:cs="Calibri"/>
                <w:color w:val="000000"/>
                <w:szCs w:val="22"/>
                <w:lang w:val="en-IN" w:eastAsia="en-IN"/>
              </w:rPr>
              <w:t>3-Ph VT Input is available</w:t>
            </w:r>
          </w:p>
        </w:tc>
        <w:tc>
          <w:tcPr>
            <w:tcW w:w="2580" w:type="dxa"/>
            <w:tcBorders>
              <w:top w:val="nil"/>
              <w:left w:val="nil"/>
              <w:bottom w:val="single" w:sz="4" w:space="0" w:color="auto"/>
              <w:right w:val="single" w:sz="4" w:space="0" w:color="auto"/>
            </w:tcBorders>
            <w:shd w:val="clear" w:color="auto" w:fill="auto"/>
            <w:hideMark/>
          </w:tcPr>
          <w:p w14:paraId="0B10FEF0" w14:textId="77777777" w:rsidR="009F0319" w:rsidRDefault="009F0319" w:rsidP="009F0319">
            <w:pPr>
              <w:spacing w:after="0"/>
              <w:rPr>
                <w:rFonts w:cs="Calibri"/>
                <w:color w:val="000000"/>
                <w:szCs w:val="22"/>
                <w:lang w:val="en-IN" w:eastAsia="en-IN"/>
              </w:rPr>
            </w:pPr>
            <w:r w:rsidRPr="005A57DC">
              <w:rPr>
                <w:rFonts w:cs="Calibri"/>
                <w:color w:val="000000"/>
                <w:szCs w:val="22"/>
                <w:lang w:val="en-IN" w:eastAsia="en-IN"/>
              </w:rPr>
              <w:t xml:space="preserve">Fault Freq &lt; 1600 Hz for </w:t>
            </w:r>
            <w:r w:rsidR="00961F1D">
              <w:rPr>
                <w:rFonts w:cs="Calibri"/>
                <w:color w:val="000000"/>
                <w:szCs w:val="22"/>
                <w:lang w:val="en-IN" w:eastAsia="en-IN"/>
              </w:rPr>
              <w:t>5</w:t>
            </w:r>
            <w:r w:rsidRPr="005A57DC">
              <w:rPr>
                <w:rFonts w:cs="Calibri"/>
                <w:color w:val="000000"/>
                <w:szCs w:val="22"/>
                <w:lang w:val="en-IN" w:eastAsia="en-IN"/>
              </w:rPr>
              <w:t xml:space="preserve">0 Hz system &amp; </w:t>
            </w:r>
            <w:r w:rsidRPr="005A57DC">
              <w:rPr>
                <w:rFonts w:cs="Calibri"/>
                <w:color w:val="000000"/>
                <w:szCs w:val="22"/>
                <w:lang w:val="en-IN" w:eastAsia="en-IN"/>
              </w:rPr>
              <w:br/>
              <w:t xml:space="preserve">Fault Freq &lt; 1920 Hz for </w:t>
            </w:r>
            <w:r w:rsidR="00961F1D">
              <w:rPr>
                <w:rFonts w:cs="Calibri"/>
                <w:color w:val="000000"/>
                <w:szCs w:val="22"/>
                <w:lang w:val="en-IN" w:eastAsia="en-IN"/>
              </w:rPr>
              <w:t>6</w:t>
            </w:r>
            <w:r w:rsidRPr="005A57DC">
              <w:rPr>
                <w:rFonts w:cs="Calibri"/>
                <w:color w:val="000000"/>
                <w:szCs w:val="22"/>
                <w:lang w:val="en-IN" w:eastAsia="en-IN"/>
              </w:rPr>
              <w:t>0 Hz system</w:t>
            </w:r>
          </w:p>
          <w:p w14:paraId="26110100" w14:textId="77777777" w:rsidR="009F0319" w:rsidRPr="00D90569" w:rsidRDefault="009F0319" w:rsidP="009F0319">
            <w:pPr>
              <w:spacing w:after="0"/>
              <w:rPr>
                <w:rFonts w:cs="Calibri"/>
                <w:color w:val="000000"/>
              </w:rPr>
            </w:pPr>
            <w:r>
              <w:rPr>
                <w:rFonts w:cs="Calibri"/>
                <w:color w:val="000000"/>
                <w:szCs w:val="22"/>
                <w:lang w:val="en-IN" w:eastAsia="en-IN"/>
              </w:rPr>
              <w:t>3-Ph VT Input is available</w:t>
            </w:r>
          </w:p>
        </w:tc>
      </w:tr>
      <w:tr w:rsidR="005A57DC" w:rsidRPr="005A57DC" w14:paraId="7A545A76" w14:textId="77777777" w:rsidTr="00EC1741">
        <w:trPr>
          <w:trHeight w:val="29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39B3085"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Stator T-T</w:t>
            </w:r>
          </w:p>
        </w:tc>
        <w:tc>
          <w:tcPr>
            <w:tcW w:w="2835" w:type="dxa"/>
            <w:tcBorders>
              <w:top w:val="nil"/>
              <w:left w:val="nil"/>
              <w:bottom w:val="single" w:sz="4" w:space="0" w:color="auto"/>
              <w:right w:val="single" w:sz="4" w:space="0" w:color="auto"/>
            </w:tcBorders>
            <w:shd w:val="clear" w:color="auto" w:fill="auto"/>
            <w:noWrap/>
            <w:vAlign w:val="bottom"/>
            <w:hideMark/>
          </w:tcPr>
          <w:p w14:paraId="73A10B32"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Yes</w:t>
            </w:r>
            <w:r w:rsidR="0082391F">
              <w:rPr>
                <w:rFonts w:cs="Calibri"/>
                <w:color w:val="000000"/>
                <w:szCs w:val="22"/>
                <w:lang w:val="en-IN" w:eastAsia="en-IN"/>
              </w:rPr>
              <w:t>, 3-Ph VT Input only</w:t>
            </w:r>
          </w:p>
        </w:tc>
        <w:tc>
          <w:tcPr>
            <w:tcW w:w="3110" w:type="dxa"/>
            <w:tcBorders>
              <w:top w:val="nil"/>
              <w:left w:val="nil"/>
              <w:bottom w:val="single" w:sz="4" w:space="0" w:color="auto"/>
              <w:right w:val="single" w:sz="4" w:space="0" w:color="auto"/>
            </w:tcBorders>
            <w:shd w:val="clear" w:color="auto" w:fill="auto"/>
            <w:noWrap/>
            <w:vAlign w:val="bottom"/>
            <w:hideMark/>
          </w:tcPr>
          <w:p w14:paraId="043775CD"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Yes</w:t>
            </w:r>
            <w:r w:rsidR="0082391F">
              <w:rPr>
                <w:rFonts w:cs="Calibri"/>
                <w:color w:val="000000"/>
                <w:szCs w:val="22"/>
                <w:lang w:val="en-IN" w:eastAsia="en-IN"/>
              </w:rPr>
              <w:t>,3-Ph VT Input only</w:t>
            </w:r>
          </w:p>
        </w:tc>
        <w:tc>
          <w:tcPr>
            <w:tcW w:w="2580" w:type="dxa"/>
            <w:tcBorders>
              <w:top w:val="nil"/>
              <w:left w:val="nil"/>
              <w:bottom w:val="single" w:sz="4" w:space="0" w:color="auto"/>
              <w:right w:val="single" w:sz="4" w:space="0" w:color="auto"/>
            </w:tcBorders>
            <w:shd w:val="clear" w:color="auto" w:fill="auto"/>
            <w:vAlign w:val="bottom"/>
            <w:hideMark/>
          </w:tcPr>
          <w:p w14:paraId="5EAEFE08"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Yes</w:t>
            </w:r>
            <w:r w:rsidR="0082391F">
              <w:rPr>
                <w:rFonts w:cs="Calibri"/>
                <w:color w:val="000000"/>
                <w:szCs w:val="22"/>
                <w:lang w:val="en-IN" w:eastAsia="en-IN"/>
              </w:rPr>
              <w:t>, 3-Ph VT Input only</w:t>
            </w:r>
          </w:p>
        </w:tc>
      </w:tr>
      <w:tr w:rsidR="005A57DC" w:rsidRPr="005A57DC" w14:paraId="5A98BE22" w14:textId="77777777" w:rsidTr="00EC1741">
        <w:trPr>
          <w:trHeight w:val="57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11F4DBE" w14:textId="77777777" w:rsidR="00EC1741" w:rsidRDefault="00EC1741" w:rsidP="005A57DC">
            <w:pPr>
              <w:spacing w:after="0"/>
              <w:rPr>
                <w:rFonts w:cs="Calibri"/>
                <w:color w:val="000000"/>
                <w:szCs w:val="22"/>
                <w:lang w:val="en-IN" w:eastAsia="en-IN"/>
              </w:rPr>
            </w:pPr>
          </w:p>
          <w:p w14:paraId="78F622A6" w14:textId="77777777" w:rsidR="005A57DC" w:rsidRPr="005A57DC" w:rsidRDefault="005A57DC" w:rsidP="005A57DC">
            <w:pPr>
              <w:spacing w:after="0"/>
              <w:rPr>
                <w:rFonts w:cs="Calibri"/>
                <w:color w:val="000000"/>
                <w:szCs w:val="22"/>
                <w:lang w:val="en-IN" w:eastAsia="en-IN"/>
              </w:rPr>
            </w:pPr>
            <w:r w:rsidRPr="005A57DC">
              <w:rPr>
                <w:rFonts w:cs="Calibri"/>
                <w:color w:val="000000"/>
                <w:szCs w:val="22"/>
                <w:lang w:val="en-IN" w:eastAsia="en-IN"/>
              </w:rPr>
              <w:t>BRB</w:t>
            </w:r>
          </w:p>
        </w:tc>
        <w:tc>
          <w:tcPr>
            <w:tcW w:w="2835" w:type="dxa"/>
            <w:tcBorders>
              <w:top w:val="nil"/>
              <w:left w:val="nil"/>
              <w:bottom w:val="single" w:sz="4" w:space="0" w:color="auto"/>
              <w:right w:val="single" w:sz="4" w:space="0" w:color="auto"/>
            </w:tcBorders>
            <w:shd w:val="clear" w:color="auto" w:fill="auto"/>
            <w:noWrap/>
            <w:vAlign w:val="bottom"/>
            <w:hideMark/>
          </w:tcPr>
          <w:p w14:paraId="159C3617"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Yes</w:t>
            </w:r>
          </w:p>
        </w:tc>
        <w:tc>
          <w:tcPr>
            <w:tcW w:w="3110" w:type="dxa"/>
            <w:tcBorders>
              <w:top w:val="nil"/>
              <w:left w:val="nil"/>
              <w:bottom w:val="single" w:sz="4" w:space="0" w:color="auto"/>
              <w:right w:val="single" w:sz="4" w:space="0" w:color="auto"/>
            </w:tcBorders>
            <w:shd w:val="clear" w:color="auto" w:fill="auto"/>
            <w:noWrap/>
            <w:vAlign w:val="bottom"/>
            <w:hideMark/>
          </w:tcPr>
          <w:p w14:paraId="24D3C688" w14:textId="77777777" w:rsidR="005A57DC" w:rsidRPr="005A57DC" w:rsidRDefault="005A57DC" w:rsidP="005A57DC">
            <w:pPr>
              <w:spacing w:after="0"/>
              <w:jc w:val="center"/>
              <w:rPr>
                <w:rFonts w:cs="Calibri"/>
                <w:color w:val="000000"/>
                <w:szCs w:val="22"/>
                <w:lang w:val="en-IN" w:eastAsia="en-IN"/>
              </w:rPr>
            </w:pPr>
            <w:r w:rsidRPr="005A57DC">
              <w:rPr>
                <w:rFonts w:cs="Calibri"/>
                <w:color w:val="000000"/>
                <w:szCs w:val="22"/>
                <w:lang w:val="en-IN" w:eastAsia="en-IN"/>
              </w:rPr>
              <w:t>No</w:t>
            </w:r>
          </w:p>
        </w:tc>
        <w:tc>
          <w:tcPr>
            <w:tcW w:w="2580" w:type="dxa"/>
            <w:tcBorders>
              <w:top w:val="nil"/>
              <w:left w:val="nil"/>
              <w:bottom w:val="single" w:sz="4" w:space="0" w:color="auto"/>
              <w:right w:val="single" w:sz="4" w:space="0" w:color="auto"/>
            </w:tcBorders>
            <w:shd w:val="clear" w:color="auto" w:fill="auto"/>
            <w:vAlign w:val="bottom"/>
            <w:hideMark/>
          </w:tcPr>
          <w:p w14:paraId="6B740F65" w14:textId="77777777" w:rsidR="005A57DC" w:rsidRDefault="00CD7BE8" w:rsidP="00CD7BE8">
            <w:pPr>
              <w:spacing w:after="0"/>
              <w:jc w:val="center"/>
              <w:rPr>
                <w:rFonts w:cs="Calibri"/>
                <w:color w:val="000000"/>
                <w:szCs w:val="22"/>
                <w:lang w:val="en-IN" w:eastAsia="en-IN"/>
              </w:rPr>
            </w:pPr>
            <w:r>
              <w:rPr>
                <w:rFonts w:cs="Calibri"/>
                <w:color w:val="000000"/>
                <w:szCs w:val="22"/>
                <w:lang w:val="en-IN" w:eastAsia="en-IN"/>
              </w:rPr>
              <w:t>Yes</w:t>
            </w:r>
          </w:p>
          <w:p w14:paraId="5E7F742D" w14:textId="77777777" w:rsidR="00961F1D" w:rsidRPr="005A57DC" w:rsidRDefault="00961F1D" w:rsidP="00CD7BE8">
            <w:pPr>
              <w:spacing w:after="0"/>
              <w:jc w:val="center"/>
              <w:rPr>
                <w:rFonts w:cs="Calibri"/>
                <w:color w:val="000000"/>
                <w:szCs w:val="22"/>
                <w:lang w:val="en-IN" w:eastAsia="en-IN"/>
              </w:rPr>
            </w:pPr>
          </w:p>
        </w:tc>
      </w:tr>
    </w:tbl>
    <w:p w14:paraId="30C30BC0" w14:textId="77777777" w:rsidR="00EC1741" w:rsidRPr="00E50547" w:rsidRDefault="00EC1741" w:rsidP="00EC1741">
      <w:pPr>
        <w:jc w:val="both"/>
        <w:rPr>
          <w:bCs/>
          <w:color w:val="4472C4"/>
        </w:rPr>
      </w:pPr>
      <w:r w:rsidRPr="00E50547">
        <w:rPr>
          <w:bCs/>
          <w:color w:val="4472C4"/>
        </w:rPr>
        <w:lastRenderedPageBreak/>
        <w:t>* To identify stator ESA</w:t>
      </w:r>
      <w:r w:rsidR="006E1AF0" w:rsidRPr="00E50547">
        <w:rPr>
          <w:bCs/>
          <w:color w:val="4472C4"/>
        </w:rPr>
        <w:t xml:space="preserve"> applicability with 869</w:t>
      </w:r>
      <w:r w:rsidRPr="00E50547">
        <w:rPr>
          <w:bCs/>
          <w:color w:val="4472C4"/>
        </w:rPr>
        <w:t>, multiply no. of stator slots (SS) with Fr in Hz (</w:t>
      </w:r>
      <w:r w:rsidR="001376CC" w:rsidRPr="00E50547">
        <w:rPr>
          <w:bCs/>
          <w:color w:val="4472C4"/>
        </w:rPr>
        <w:t xml:space="preserve">Fr = </w:t>
      </w:r>
      <w:r w:rsidRPr="00E50547">
        <w:rPr>
          <w:bCs/>
          <w:color w:val="4472C4"/>
        </w:rPr>
        <w:t xml:space="preserve">rated speed in rpm/60). This factor </w:t>
      </w:r>
      <w:r w:rsidR="004B4019" w:rsidRPr="00E50547">
        <w:rPr>
          <w:bCs/>
          <w:color w:val="4472C4"/>
        </w:rPr>
        <w:t>[</w:t>
      </w:r>
      <w:r w:rsidRPr="00E50547">
        <w:rPr>
          <w:bCs/>
          <w:color w:val="4472C4"/>
        </w:rPr>
        <w:t>SS* Fr</w:t>
      </w:r>
      <w:r w:rsidR="004B4019" w:rsidRPr="00E50547">
        <w:rPr>
          <w:bCs/>
          <w:color w:val="4472C4"/>
        </w:rPr>
        <w:t>]</w:t>
      </w:r>
      <w:r w:rsidR="001376CC" w:rsidRPr="00E50547">
        <w:rPr>
          <w:bCs/>
          <w:color w:val="4472C4"/>
        </w:rPr>
        <w:t xml:space="preserve"> known as Center Frequency</w:t>
      </w:r>
      <w:r w:rsidRPr="00E50547">
        <w:rPr>
          <w:bCs/>
          <w:color w:val="4472C4"/>
        </w:rPr>
        <w:t xml:space="preserve"> should be </w:t>
      </w:r>
      <w:r w:rsidR="005532D7" w:rsidRPr="00E50547">
        <w:rPr>
          <w:bCs/>
          <w:color w:val="4472C4"/>
        </w:rPr>
        <w:t xml:space="preserve">less than 1500 for </w:t>
      </w:r>
      <w:r w:rsidR="00D372DF">
        <w:rPr>
          <w:bCs/>
          <w:color w:val="4472C4"/>
        </w:rPr>
        <w:t>5</w:t>
      </w:r>
      <w:r w:rsidR="005532D7" w:rsidRPr="00E50547">
        <w:rPr>
          <w:bCs/>
          <w:color w:val="4472C4"/>
        </w:rPr>
        <w:t xml:space="preserve">0 Hz system and less than 1800 for </w:t>
      </w:r>
      <w:r w:rsidR="00D372DF">
        <w:rPr>
          <w:bCs/>
          <w:color w:val="4472C4"/>
        </w:rPr>
        <w:t>6</w:t>
      </w:r>
      <w:r w:rsidR="005532D7" w:rsidRPr="00E50547">
        <w:rPr>
          <w:bCs/>
          <w:color w:val="4472C4"/>
        </w:rPr>
        <w:t>0 Hz system.</w:t>
      </w:r>
      <w:r w:rsidRPr="00E50547">
        <w:rPr>
          <w:bCs/>
          <w:color w:val="4472C4"/>
        </w:rPr>
        <w:t xml:space="preserve"> </w:t>
      </w:r>
    </w:p>
    <w:p w14:paraId="45A67FB8" w14:textId="77777777" w:rsidR="000630C8" w:rsidRDefault="000630C8" w:rsidP="000630C8">
      <w:pPr>
        <w:jc w:val="both"/>
      </w:pPr>
      <w:r w:rsidRPr="009A016A">
        <w:rPr>
          <w:b/>
        </w:rPr>
        <w:t>Installation</w:t>
      </w:r>
      <w:r>
        <w:t xml:space="preserve">: </w:t>
      </w:r>
    </w:p>
    <w:p w14:paraId="1F7E8DD0" w14:textId="77777777" w:rsidR="000630C8" w:rsidRPr="00A2336A" w:rsidRDefault="000630C8" w:rsidP="000630C8">
      <w:pPr>
        <w:jc w:val="both"/>
      </w:pPr>
      <w:r>
        <w:t xml:space="preserve">During installation or commissioning of 869 it is recommended to check health of the motor (in case its old motor) using offline testing or prior checks or through manual inspection. This helps in capturing base line data during motor healthy condition. </w:t>
      </w:r>
    </w:p>
    <w:p w14:paraId="5513217A" w14:textId="77777777" w:rsidR="000630C8" w:rsidRPr="00A00302" w:rsidRDefault="000630C8" w:rsidP="000630C8">
      <w:pPr>
        <w:rPr>
          <w:b/>
          <w:color w:val="000000"/>
          <w:szCs w:val="22"/>
          <w:lang w:val="en-US"/>
        </w:rPr>
        <w:sectPr w:rsidR="000630C8" w:rsidRPr="00A00302" w:rsidSect="00845D70">
          <w:pgSz w:w="12240" w:h="15840"/>
          <w:pgMar w:top="1440" w:right="1800" w:bottom="1440" w:left="1800" w:header="720" w:footer="720" w:gutter="0"/>
          <w:cols w:space="720"/>
          <w:docGrid w:linePitch="360"/>
        </w:sectPr>
      </w:pPr>
    </w:p>
    <w:p w14:paraId="59F83902" w14:textId="77777777" w:rsidR="000630C8" w:rsidRDefault="000630C8" w:rsidP="000630C8">
      <w:pPr>
        <w:pStyle w:val="Heading2"/>
        <w:tabs>
          <w:tab w:val="left" w:pos="3600"/>
          <w:tab w:val="left" w:pos="7200"/>
        </w:tabs>
      </w:pPr>
      <w:r>
        <w:lastRenderedPageBreak/>
        <w:t>Data for Design/Implementation</w:t>
      </w:r>
    </w:p>
    <w:p w14:paraId="22AFECF3" w14:textId="77777777" w:rsidR="000630C8" w:rsidRDefault="000630C8" w:rsidP="000630C8">
      <w:pPr>
        <w:spacing w:after="0"/>
        <w:jc w:val="both"/>
        <w:rPr>
          <w:szCs w:val="17"/>
        </w:rPr>
      </w:pPr>
      <w:r>
        <w:rPr>
          <w:szCs w:val="17"/>
        </w:rPr>
        <w:t>ESA algorithms are dependent on motor load and to take different load types (continuous, intermittent or combination) into account load binning concept is introduced. In this concept entire motor operational load is divided into bins of each 10% range. Baseline data is captured for each load bin to evaluate the rate of change in operational mode w.r.t baseline (healthy) mode and identify faults in motor based on the amount of rate of change. The following load bins are defined,</w:t>
      </w:r>
    </w:p>
    <w:p w14:paraId="5221FD58" w14:textId="77777777" w:rsidR="000630C8" w:rsidRDefault="000630C8" w:rsidP="000630C8">
      <w:pPr>
        <w:spacing w:after="0"/>
        <w:jc w:val="both"/>
        <w:rPr>
          <w:szCs w:val="17"/>
        </w:rPr>
      </w:pPr>
    </w:p>
    <w:p w14:paraId="7D00F55A" w14:textId="77777777" w:rsidR="000630C8" w:rsidRDefault="000630C8" w:rsidP="000630C8">
      <w:pPr>
        <w:numPr>
          <w:ilvl w:val="0"/>
          <w:numId w:val="4"/>
        </w:numPr>
        <w:spacing w:after="0"/>
        <w:jc w:val="both"/>
        <w:rPr>
          <w:szCs w:val="17"/>
        </w:rPr>
      </w:pPr>
      <w:r>
        <w:rPr>
          <w:szCs w:val="17"/>
        </w:rPr>
        <w:t xml:space="preserve">Load bin 1 – 0 to 10% of rated load. </w:t>
      </w:r>
    </w:p>
    <w:p w14:paraId="28D17C7A" w14:textId="77777777" w:rsidR="000630C8" w:rsidRDefault="000630C8" w:rsidP="000630C8">
      <w:pPr>
        <w:numPr>
          <w:ilvl w:val="0"/>
          <w:numId w:val="4"/>
        </w:numPr>
        <w:spacing w:after="0"/>
        <w:jc w:val="both"/>
        <w:rPr>
          <w:szCs w:val="17"/>
        </w:rPr>
      </w:pPr>
      <w:r>
        <w:rPr>
          <w:szCs w:val="17"/>
        </w:rPr>
        <w:t xml:space="preserve">Load bin 2 – 10% to 20% of rated load. </w:t>
      </w:r>
    </w:p>
    <w:p w14:paraId="07A114B0" w14:textId="77777777" w:rsidR="000630C8" w:rsidRDefault="000630C8" w:rsidP="000630C8">
      <w:pPr>
        <w:numPr>
          <w:ilvl w:val="0"/>
          <w:numId w:val="4"/>
        </w:numPr>
        <w:spacing w:after="0"/>
        <w:jc w:val="both"/>
        <w:rPr>
          <w:szCs w:val="17"/>
        </w:rPr>
      </w:pPr>
      <w:r>
        <w:rPr>
          <w:szCs w:val="17"/>
        </w:rPr>
        <w:t xml:space="preserve">Load bin 3 – 21% to 30% of rated load. </w:t>
      </w:r>
    </w:p>
    <w:p w14:paraId="49A35889" w14:textId="77777777" w:rsidR="000630C8" w:rsidRDefault="000630C8" w:rsidP="000630C8">
      <w:pPr>
        <w:numPr>
          <w:ilvl w:val="0"/>
          <w:numId w:val="4"/>
        </w:numPr>
        <w:spacing w:after="0"/>
        <w:jc w:val="both"/>
        <w:rPr>
          <w:szCs w:val="17"/>
        </w:rPr>
      </w:pPr>
      <w:r>
        <w:rPr>
          <w:szCs w:val="17"/>
        </w:rPr>
        <w:t xml:space="preserve">Load bin 4 – 31% to 40% of rated load. </w:t>
      </w:r>
    </w:p>
    <w:p w14:paraId="1A886D3E" w14:textId="77777777" w:rsidR="000630C8" w:rsidRDefault="000630C8" w:rsidP="000630C8">
      <w:pPr>
        <w:numPr>
          <w:ilvl w:val="0"/>
          <w:numId w:val="4"/>
        </w:numPr>
        <w:spacing w:after="0"/>
        <w:jc w:val="both"/>
        <w:rPr>
          <w:szCs w:val="17"/>
        </w:rPr>
      </w:pPr>
      <w:r>
        <w:rPr>
          <w:szCs w:val="17"/>
        </w:rPr>
        <w:t xml:space="preserve">Load bin 5 – 41% to 50% of rated load. </w:t>
      </w:r>
    </w:p>
    <w:p w14:paraId="7ED3A575" w14:textId="77777777" w:rsidR="000630C8" w:rsidRDefault="000630C8" w:rsidP="000630C8">
      <w:pPr>
        <w:numPr>
          <w:ilvl w:val="0"/>
          <w:numId w:val="4"/>
        </w:numPr>
        <w:spacing w:after="0"/>
        <w:jc w:val="both"/>
        <w:rPr>
          <w:szCs w:val="17"/>
        </w:rPr>
      </w:pPr>
      <w:r>
        <w:rPr>
          <w:szCs w:val="17"/>
        </w:rPr>
        <w:t xml:space="preserve">Load bin 6 – 51% to 60% of rated load. </w:t>
      </w:r>
    </w:p>
    <w:p w14:paraId="187F73B7" w14:textId="77777777" w:rsidR="000630C8" w:rsidRDefault="000630C8" w:rsidP="000630C8">
      <w:pPr>
        <w:numPr>
          <w:ilvl w:val="0"/>
          <w:numId w:val="4"/>
        </w:numPr>
        <w:spacing w:after="0"/>
        <w:jc w:val="both"/>
        <w:rPr>
          <w:szCs w:val="17"/>
        </w:rPr>
      </w:pPr>
      <w:r>
        <w:rPr>
          <w:szCs w:val="17"/>
        </w:rPr>
        <w:t xml:space="preserve">Load bin 7 – 61% to 70% of rated load. </w:t>
      </w:r>
    </w:p>
    <w:p w14:paraId="6C86F0D8" w14:textId="77777777" w:rsidR="000630C8" w:rsidRDefault="000630C8" w:rsidP="000630C8">
      <w:pPr>
        <w:numPr>
          <w:ilvl w:val="0"/>
          <w:numId w:val="4"/>
        </w:numPr>
        <w:spacing w:after="0"/>
        <w:jc w:val="both"/>
        <w:rPr>
          <w:szCs w:val="17"/>
        </w:rPr>
      </w:pPr>
      <w:r>
        <w:rPr>
          <w:szCs w:val="17"/>
        </w:rPr>
        <w:t xml:space="preserve">Load bin 8 – 71% to 80% of rated load. </w:t>
      </w:r>
    </w:p>
    <w:p w14:paraId="0FD2859C" w14:textId="77777777" w:rsidR="000630C8" w:rsidRDefault="000630C8" w:rsidP="000630C8">
      <w:pPr>
        <w:numPr>
          <w:ilvl w:val="0"/>
          <w:numId w:val="4"/>
        </w:numPr>
        <w:spacing w:after="0"/>
        <w:jc w:val="both"/>
        <w:rPr>
          <w:szCs w:val="17"/>
        </w:rPr>
      </w:pPr>
      <w:r>
        <w:rPr>
          <w:szCs w:val="17"/>
        </w:rPr>
        <w:t xml:space="preserve">Load bin 9 – 81% to 90% of rated load. </w:t>
      </w:r>
    </w:p>
    <w:p w14:paraId="1A5C5DF5" w14:textId="77777777" w:rsidR="000630C8" w:rsidRDefault="000630C8" w:rsidP="000630C8">
      <w:pPr>
        <w:numPr>
          <w:ilvl w:val="0"/>
          <w:numId w:val="4"/>
        </w:numPr>
        <w:spacing w:after="0"/>
        <w:jc w:val="both"/>
        <w:rPr>
          <w:szCs w:val="17"/>
        </w:rPr>
      </w:pPr>
      <w:r>
        <w:rPr>
          <w:szCs w:val="17"/>
        </w:rPr>
        <w:t xml:space="preserve">Load bin 10 – 91% to 100% of rated load. </w:t>
      </w:r>
    </w:p>
    <w:p w14:paraId="648D40E4" w14:textId="77777777" w:rsidR="000630C8" w:rsidRDefault="000630C8" w:rsidP="000630C8">
      <w:pPr>
        <w:numPr>
          <w:ilvl w:val="0"/>
          <w:numId w:val="4"/>
        </w:numPr>
        <w:spacing w:after="0"/>
        <w:jc w:val="both"/>
        <w:rPr>
          <w:szCs w:val="17"/>
        </w:rPr>
      </w:pPr>
      <w:r>
        <w:rPr>
          <w:szCs w:val="17"/>
        </w:rPr>
        <w:t xml:space="preserve">Load bin 11 – &gt; 100% to 110%of rated load. </w:t>
      </w:r>
    </w:p>
    <w:p w14:paraId="19FF5035" w14:textId="77777777" w:rsidR="000630C8" w:rsidRDefault="000630C8" w:rsidP="000630C8">
      <w:pPr>
        <w:numPr>
          <w:ilvl w:val="0"/>
          <w:numId w:val="4"/>
        </w:numPr>
        <w:spacing w:after="0"/>
        <w:jc w:val="both"/>
        <w:rPr>
          <w:szCs w:val="17"/>
        </w:rPr>
      </w:pPr>
      <w:r>
        <w:rPr>
          <w:szCs w:val="17"/>
        </w:rPr>
        <w:t xml:space="preserve">Load bin 12 -&gt; Greater than 110% of rated load. </w:t>
      </w:r>
    </w:p>
    <w:p w14:paraId="72B4D1E0" w14:textId="77777777" w:rsidR="000630C8" w:rsidRDefault="000630C8" w:rsidP="000630C8">
      <w:pPr>
        <w:spacing w:after="0"/>
        <w:jc w:val="both"/>
        <w:rPr>
          <w:szCs w:val="17"/>
        </w:rPr>
      </w:pPr>
    </w:p>
    <w:p w14:paraId="1DE4694D" w14:textId="77777777" w:rsidR="000630C8" w:rsidRDefault="000630C8" w:rsidP="000630C8">
      <w:pPr>
        <w:spacing w:after="0"/>
        <w:jc w:val="both"/>
        <w:rPr>
          <w:szCs w:val="17"/>
        </w:rPr>
      </w:pPr>
      <w:r w:rsidRPr="00230E32">
        <w:rPr>
          <w:b/>
          <w:szCs w:val="17"/>
          <w:highlight w:val="yellow"/>
        </w:rPr>
        <w:t>Note:</w:t>
      </w:r>
      <w:r>
        <w:rPr>
          <w:b/>
          <w:szCs w:val="17"/>
        </w:rPr>
        <w:t xml:space="preserve"> </w:t>
      </w:r>
      <w:r>
        <w:rPr>
          <w:szCs w:val="17"/>
        </w:rPr>
        <w:t xml:space="preserve">Load binning concept is not applicable for synchronous motors since speed doesn’t vary with load. dB values need to be computed continuously in each cycle without any load binning concept. </w:t>
      </w:r>
    </w:p>
    <w:p w14:paraId="5EA86A3D" w14:textId="77777777" w:rsidR="000630C8" w:rsidRPr="00EC351A" w:rsidRDefault="000630C8" w:rsidP="000630C8">
      <w:pPr>
        <w:spacing w:after="0"/>
        <w:jc w:val="both"/>
        <w:rPr>
          <w:szCs w:val="17"/>
        </w:rPr>
      </w:pPr>
    </w:p>
    <w:p w14:paraId="7E0099FF" w14:textId="77777777" w:rsidR="000630C8" w:rsidRDefault="000630C8" w:rsidP="000630C8">
      <w:pPr>
        <w:pStyle w:val="Heading3"/>
        <w:numPr>
          <w:ilvl w:val="0"/>
          <w:numId w:val="6"/>
        </w:numPr>
      </w:pPr>
      <w:r>
        <w:t xml:space="preserve">Baseline Mode </w:t>
      </w:r>
    </w:p>
    <w:p w14:paraId="7820C4CB" w14:textId="77777777" w:rsidR="000630C8" w:rsidRDefault="000630C8" w:rsidP="000630C8">
      <w:pPr>
        <w:pStyle w:val="Heading5"/>
        <w:keepLines/>
        <w:tabs>
          <w:tab w:val="left" w:pos="3600"/>
          <w:tab w:val="left" w:pos="7200"/>
        </w:tabs>
        <w:spacing w:after="0"/>
        <w:jc w:val="both"/>
        <w:rPr>
          <w:b w:val="0"/>
          <w:szCs w:val="17"/>
        </w:rPr>
      </w:pPr>
      <w:r>
        <w:rPr>
          <w:b w:val="0"/>
          <w:bCs w:val="0"/>
        </w:rPr>
        <w:t>Once relay is installed and commissioned successfully, 869 relay will be in baseline mode for default of</w:t>
      </w:r>
      <w:r w:rsidRPr="00A371CD">
        <w:rPr>
          <w:b w:val="0"/>
          <w:bCs w:val="0"/>
          <w:color w:val="4472C4"/>
        </w:rPr>
        <w:t xml:space="preserve"> </w:t>
      </w:r>
      <w:r w:rsidR="00444286">
        <w:rPr>
          <w:b w:val="0"/>
          <w:bCs w:val="0"/>
          <w:color w:val="4472C4"/>
        </w:rPr>
        <w:t>1</w:t>
      </w:r>
      <w:r w:rsidRPr="00A371CD">
        <w:rPr>
          <w:b w:val="0"/>
          <w:bCs w:val="0"/>
          <w:color w:val="4472C4"/>
        </w:rPr>
        <w:t xml:space="preserve"> operational hour</w:t>
      </w:r>
      <w:r w:rsidR="000E26D5" w:rsidRPr="00A371CD">
        <w:rPr>
          <w:b w:val="0"/>
          <w:bCs w:val="0"/>
          <w:color w:val="4472C4"/>
        </w:rPr>
        <w:t xml:space="preserve"> per load bin</w:t>
      </w:r>
      <w:r>
        <w:rPr>
          <w:b w:val="0"/>
          <w:bCs w:val="0"/>
        </w:rPr>
        <w:t xml:space="preserve"> (baseline period). During this mode relay will capture baseline data corresponding to load bins (% load). Baseline dB magnitudes of highest normalized peak magnitude and energy at peak magnitude are computed during each ESA cycle or interval w.r.t load bin and stored in NVRAM. </w:t>
      </w:r>
      <w:r w:rsidRPr="00A371CD">
        <w:rPr>
          <w:b w:val="0"/>
          <w:bCs w:val="0"/>
          <w:color w:val="4472C4"/>
        </w:rPr>
        <w:t>During the baseline period, all the dB magnitudes are averaged</w:t>
      </w:r>
      <w:r w:rsidR="000E26D5" w:rsidRPr="00A371CD">
        <w:rPr>
          <w:b w:val="0"/>
          <w:bCs w:val="0"/>
          <w:color w:val="4472C4"/>
        </w:rPr>
        <w:t xml:space="preserve"> (mean), standard deviation is extracted</w:t>
      </w:r>
      <w:r w:rsidRPr="00A371CD">
        <w:rPr>
          <w:b w:val="0"/>
          <w:bCs w:val="0"/>
          <w:color w:val="4472C4"/>
        </w:rPr>
        <w:t xml:space="preserve"> w.r.t each load bin and stored as baseline data in a file.</w:t>
      </w:r>
      <w:r>
        <w:rPr>
          <w:b w:val="0"/>
          <w:bCs w:val="0"/>
        </w:rPr>
        <w:t xml:space="preserve"> Data during baseline mode shall be computed and captured in the same manner as mentioned for operational mode. Baseline data (considered as healthy data) stored in file w.r.t load bin is used for comparison with data computed during operational mode. </w:t>
      </w:r>
      <w:r>
        <w:rPr>
          <w:szCs w:val="17"/>
        </w:rPr>
        <w:t xml:space="preserve">There after device enters this mode whenever there is a need to capture baseline data for a load bin or if the baseline data is not captured for that bin during initial baseline period after installation and returns to operational mode once base line data is captured. </w:t>
      </w:r>
      <w:r>
        <w:rPr>
          <w:b w:val="0"/>
          <w:szCs w:val="17"/>
        </w:rPr>
        <w:t xml:space="preserve">Speed and frequency at which baseline data is computed shall be captured in file for all load bins. Baseline data can be cleared by using “Clear ESA baseline data” command. </w:t>
      </w:r>
    </w:p>
    <w:p w14:paraId="1C2A9503" w14:textId="77777777" w:rsidR="000E26D5" w:rsidRDefault="000E26D5" w:rsidP="000E26D5">
      <w:pPr>
        <w:jc w:val="both"/>
        <w:rPr>
          <w:color w:val="2E74B5"/>
        </w:rPr>
      </w:pPr>
      <w:r w:rsidRPr="00722E02">
        <w:rPr>
          <w:b/>
          <w:color w:val="2E74B5"/>
        </w:rPr>
        <w:t>Imp Note:</w:t>
      </w:r>
      <w:r>
        <w:rPr>
          <w:color w:val="2E74B5"/>
        </w:rPr>
        <w:t xml:space="preserve"> </w:t>
      </w:r>
      <w:bookmarkStart w:id="7" w:name="_Hlk30422820"/>
      <w:r>
        <w:rPr>
          <w:color w:val="2E74B5"/>
        </w:rPr>
        <w:t>During processing of baseline data samples outliers</w:t>
      </w:r>
      <w:r w:rsidR="007E2D83">
        <w:rPr>
          <w:color w:val="2E74B5"/>
        </w:rPr>
        <w:t xml:space="preserve"> </w:t>
      </w:r>
      <w:r>
        <w:rPr>
          <w:color w:val="2E74B5"/>
        </w:rPr>
        <w:t>must be eliminated by checking if the magnitude of new sample collected</w:t>
      </w:r>
      <w:r w:rsidR="00050CF6">
        <w:rPr>
          <w:color w:val="2E74B5"/>
        </w:rPr>
        <w:t xml:space="preserve"> (after first 10 samples)</w:t>
      </w:r>
      <w:r>
        <w:rPr>
          <w:color w:val="2E74B5"/>
        </w:rPr>
        <w:t xml:space="preserve"> is greater than </w:t>
      </w:r>
      <w:r w:rsidR="00050CF6">
        <w:rPr>
          <w:color w:val="2E74B5"/>
        </w:rPr>
        <w:t xml:space="preserve">+/- 5 dB of </w:t>
      </w:r>
      <w:r w:rsidR="008A1E7C">
        <w:rPr>
          <w:color w:val="2E74B5"/>
        </w:rPr>
        <w:lastRenderedPageBreak/>
        <w:t xml:space="preserve">recursive </w:t>
      </w:r>
      <w:r w:rsidR="00050CF6">
        <w:rPr>
          <w:color w:val="2E74B5"/>
        </w:rPr>
        <w:t>mean computed till that point of time</w:t>
      </w:r>
      <w:r>
        <w:rPr>
          <w:color w:val="2E74B5"/>
        </w:rPr>
        <w:t>.</w:t>
      </w:r>
      <w:r w:rsidR="00050CF6">
        <w:rPr>
          <w:color w:val="2E74B5"/>
        </w:rPr>
        <w:t xml:space="preserve"> </w:t>
      </w:r>
      <w:r>
        <w:rPr>
          <w:color w:val="2E74B5"/>
        </w:rPr>
        <w:t xml:space="preserve"> In case</w:t>
      </w:r>
      <w:r w:rsidR="00050CF6">
        <w:rPr>
          <w:color w:val="2E74B5"/>
        </w:rPr>
        <w:t xml:space="preserve"> of violation,</w:t>
      </w:r>
      <w:r>
        <w:rPr>
          <w:color w:val="2E74B5"/>
        </w:rPr>
        <w:t xml:space="preserve"> the data sample must be discarded for computing recurring mean &amp; standard deviation of baseline data and next sample </w:t>
      </w:r>
      <w:r w:rsidR="00122B4B">
        <w:rPr>
          <w:color w:val="2E74B5"/>
        </w:rPr>
        <w:t>must</w:t>
      </w:r>
      <w:r>
        <w:rPr>
          <w:color w:val="2E74B5"/>
        </w:rPr>
        <w:t xml:space="preserve"> be considered for processing.   </w:t>
      </w:r>
      <w:bookmarkEnd w:id="7"/>
      <w:r w:rsidR="00050CF6">
        <w:rPr>
          <w:color w:val="2E74B5"/>
        </w:rPr>
        <w:t>The baseline period</w:t>
      </w:r>
      <w:r w:rsidR="00A54434">
        <w:rPr>
          <w:color w:val="2E74B5"/>
        </w:rPr>
        <w:t xml:space="preserve"> for a specific load bin</w:t>
      </w:r>
      <w:r w:rsidR="00050CF6">
        <w:rPr>
          <w:color w:val="2E74B5"/>
        </w:rPr>
        <w:t xml:space="preserve"> should end by the criteria </w:t>
      </w:r>
      <w:r w:rsidR="00A54434">
        <w:rPr>
          <w:color w:val="2E74B5"/>
        </w:rPr>
        <w:t>of collecting required no. of samples as per baseline period setting in mins (1 sample/min) or time duration of double the baseline period setting in mins whichever is earlier.</w:t>
      </w:r>
      <w:r w:rsidR="00837923">
        <w:rPr>
          <w:color w:val="2E74B5"/>
        </w:rPr>
        <w:t xml:space="preserve"> (Due to unavailability of proper baseline data from site</w:t>
      </w:r>
      <w:r w:rsidR="008D7D5D">
        <w:rPr>
          <w:color w:val="2E74B5"/>
        </w:rPr>
        <w:t>/lab</w:t>
      </w:r>
      <w:r w:rsidR="00837923">
        <w:rPr>
          <w:color w:val="2E74B5"/>
        </w:rPr>
        <w:t xml:space="preserve"> </w:t>
      </w:r>
      <w:r w:rsidR="0064391E">
        <w:rPr>
          <w:color w:val="2E74B5"/>
        </w:rPr>
        <w:t xml:space="preserve">to </w:t>
      </w:r>
      <w:r w:rsidR="008D7D5D">
        <w:rPr>
          <w:color w:val="2E74B5"/>
        </w:rPr>
        <w:t>validate</w:t>
      </w:r>
      <w:r w:rsidR="0064391E">
        <w:rPr>
          <w:color w:val="2E74B5"/>
        </w:rPr>
        <w:t xml:space="preserve"> outlier </w:t>
      </w:r>
      <w:r w:rsidR="008D7D5D">
        <w:rPr>
          <w:color w:val="2E74B5"/>
        </w:rPr>
        <w:t>elimination range and considering its associated risk</w:t>
      </w:r>
      <w:r w:rsidR="00BC1F0E">
        <w:rPr>
          <w:color w:val="2E74B5"/>
        </w:rPr>
        <w:t xml:space="preserve"> in variability of data from motor to motor and fault type</w:t>
      </w:r>
      <w:r w:rsidR="008D7D5D">
        <w:rPr>
          <w:color w:val="2E74B5"/>
        </w:rPr>
        <w:t>, team felt to consider it for next release and not in v2.70).</w:t>
      </w:r>
    </w:p>
    <w:p w14:paraId="28A351E8" w14:textId="77777777" w:rsidR="000E26D5" w:rsidRDefault="000E26D5" w:rsidP="000E26D5">
      <w:pPr>
        <w:jc w:val="both"/>
        <w:rPr>
          <w:color w:val="2E74B5"/>
        </w:rPr>
      </w:pPr>
      <w:r>
        <w:rPr>
          <w:color w:val="2E74B5"/>
        </w:rPr>
        <w:t xml:space="preserve">Recursive computation of mean per load bin can be done using below equation, </w:t>
      </w:r>
    </w:p>
    <w:p w14:paraId="1C8A0581" w14:textId="7F6ED269" w:rsidR="000E26D5" w:rsidRDefault="001F0BE3" w:rsidP="000E26D5">
      <w:pPr>
        <w:jc w:val="both"/>
        <w:rPr>
          <w:color w:val="2E74B5"/>
        </w:rPr>
      </w:pPr>
      <w:r w:rsidRPr="00272070">
        <w:rPr>
          <w:noProof/>
        </w:rPr>
        <w:drawing>
          <wp:inline distT="0" distB="0" distL="0" distR="0" wp14:anchorId="4D8F30D6" wp14:editId="1EDF8144">
            <wp:extent cx="1323975" cy="4857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3975" cy="485775"/>
                    </a:xfrm>
                    <a:prstGeom prst="rect">
                      <a:avLst/>
                    </a:prstGeom>
                    <a:noFill/>
                    <a:ln>
                      <a:noFill/>
                    </a:ln>
                  </pic:spPr>
                </pic:pic>
              </a:graphicData>
            </a:graphic>
          </wp:inline>
        </w:drawing>
      </w:r>
      <w:r w:rsidR="000E26D5">
        <w:rPr>
          <w:color w:val="2E74B5"/>
        </w:rPr>
        <w:t xml:space="preserve"> </w:t>
      </w:r>
    </w:p>
    <w:p w14:paraId="7601DFA1" w14:textId="77777777" w:rsidR="000E26D5" w:rsidRDefault="000E26D5" w:rsidP="000E26D5">
      <w:pPr>
        <w:jc w:val="both"/>
        <w:rPr>
          <w:color w:val="2E74B5"/>
        </w:rPr>
      </w:pPr>
      <w:r>
        <w:rPr>
          <w:color w:val="2E74B5"/>
        </w:rPr>
        <w:t>Where, ut is current mean, xt is current measurement, ‘t’ ranges from 1-N (no. of samples) and u(t-1) is previous mean.    Final ut can be stored as mean (base) of each data.</w:t>
      </w:r>
    </w:p>
    <w:p w14:paraId="40ED256A" w14:textId="77777777" w:rsidR="000E26D5" w:rsidRDefault="000E26D5" w:rsidP="000E26D5">
      <w:pPr>
        <w:jc w:val="both"/>
        <w:rPr>
          <w:color w:val="2E74B5"/>
        </w:rPr>
      </w:pPr>
      <w:r>
        <w:rPr>
          <w:color w:val="2E74B5"/>
        </w:rPr>
        <w:t xml:space="preserve">Recursive computation of variance per load bin can be done using below equation, </w:t>
      </w:r>
    </w:p>
    <w:p w14:paraId="64C12C25" w14:textId="4FA66DDF" w:rsidR="000E26D5" w:rsidRDefault="001F0BE3" w:rsidP="000E26D5">
      <w:pPr>
        <w:jc w:val="both"/>
        <w:rPr>
          <w:color w:val="2E74B5"/>
        </w:rPr>
      </w:pPr>
      <w:r w:rsidRPr="00272070">
        <w:rPr>
          <w:noProof/>
        </w:rPr>
        <w:drawing>
          <wp:inline distT="0" distB="0" distL="0" distR="0" wp14:anchorId="0951585D" wp14:editId="5DFD0B46">
            <wp:extent cx="1990725" cy="4762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0725" cy="476250"/>
                    </a:xfrm>
                    <a:prstGeom prst="rect">
                      <a:avLst/>
                    </a:prstGeom>
                    <a:noFill/>
                    <a:ln>
                      <a:noFill/>
                    </a:ln>
                  </pic:spPr>
                </pic:pic>
              </a:graphicData>
            </a:graphic>
          </wp:inline>
        </w:drawing>
      </w:r>
    </w:p>
    <w:p w14:paraId="61C78312" w14:textId="77777777" w:rsidR="000E26D5" w:rsidRDefault="000E26D5" w:rsidP="000E26D5">
      <w:pPr>
        <w:jc w:val="both"/>
        <w:rPr>
          <w:color w:val="2E74B5"/>
        </w:rPr>
      </w:pPr>
      <w:r>
        <w:rPr>
          <w:color w:val="2E74B5"/>
        </w:rPr>
        <w:t xml:space="preserve">Where, ut is current mean, xt is current measurement, ‘t’ ranges from 1-N (no. of samples), sigma (t-1) is previous variance and sigma (t) is current variance. Standard deviation can be computed as square root of variance and final standard deviation can be stored as sigma (base) of each data. </w:t>
      </w:r>
    </w:p>
    <w:p w14:paraId="3DFC3E81" w14:textId="77777777" w:rsidR="00897429" w:rsidRPr="00897429" w:rsidRDefault="00897429" w:rsidP="00897429">
      <w:pPr>
        <w:spacing w:after="0"/>
        <w:jc w:val="both"/>
        <w:rPr>
          <w:color w:val="C00000"/>
        </w:rPr>
      </w:pPr>
      <w:r w:rsidRPr="00897429">
        <w:rPr>
          <w:b/>
          <w:bCs/>
          <w:color w:val="C00000"/>
        </w:rPr>
        <w:t>Design of Standard Deviation:</w:t>
      </w:r>
      <w:r>
        <w:rPr>
          <w:color w:val="C00000"/>
        </w:rPr>
        <w:t xml:space="preserve"> For example, Bearing has 3 fault frequency formulas (IRF, ORF, BD) at k=1 in I^2 FFT which requires three standard deviation computations in parallel for both peak and energy dB and finally the max of all three standard deviations will be updated in metering screen AV of bearing baseline data. Similarly, stator has 3 fault frequency formulas in I^2 FFT and requires three standard deviation computations in parallel for both peak and energy dB and finally the max of all three standard deviations will be updated in </w:t>
      </w:r>
      <w:r w:rsidR="00992B69">
        <w:rPr>
          <w:color w:val="C00000"/>
        </w:rPr>
        <w:t xml:space="preserve">stator baseline </w:t>
      </w:r>
      <w:r>
        <w:rPr>
          <w:color w:val="C00000"/>
        </w:rPr>
        <w:t>metering screen AV. However, for mechanical fault there is only single fault frequency formula and requires single peak and energy dB computation at k=1</w:t>
      </w:r>
      <w:r w:rsidR="00992B69">
        <w:rPr>
          <w:color w:val="C00000"/>
        </w:rPr>
        <w:t xml:space="preserve"> in I^2 FFT and updated in mechanical baseline metering screen AV.</w:t>
      </w:r>
    </w:p>
    <w:p w14:paraId="10F6A319" w14:textId="77777777" w:rsidR="00897429" w:rsidRDefault="00897429" w:rsidP="000E26D5">
      <w:pPr>
        <w:jc w:val="both"/>
        <w:rPr>
          <w:color w:val="2E74B5"/>
        </w:rPr>
      </w:pPr>
    </w:p>
    <w:p w14:paraId="60DBAD74" w14:textId="77777777" w:rsidR="00992B69" w:rsidRDefault="00FE45D0" w:rsidP="00FE45D0">
      <w:pPr>
        <w:jc w:val="both"/>
        <w:rPr>
          <w:color w:val="C00000"/>
        </w:rPr>
      </w:pPr>
      <w:r w:rsidRPr="00992B69">
        <w:rPr>
          <w:b/>
          <w:color w:val="C00000"/>
        </w:rPr>
        <w:t>Note</w:t>
      </w:r>
      <w:r w:rsidR="003456BD" w:rsidRPr="00992B69">
        <w:rPr>
          <w:b/>
          <w:color w:val="C00000"/>
        </w:rPr>
        <w:t xml:space="preserve"> for SW</w:t>
      </w:r>
      <w:r w:rsidRPr="00992B69">
        <w:rPr>
          <w:color w:val="C00000"/>
        </w:rPr>
        <w:t xml:space="preserve">: It shall be possible to retrieve baseline data of all load bins related to ESA function as part of service report </w:t>
      </w:r>
      <w:r w:rsidR="00992B69" w:rsidRPr="00992B69">
        <w:rPr>
          <w:color w:val="C00000"/>
        </w:rPr>
        <w:t xml:space="preserve">which constitutes 2 files </w:t>
      </w:r>
      <w:r w:rsidRPr="00992B69">
        <w:rPr>
          <w:color w:val="C00000"/>
        </w:rPr>
        <w:t>(ESA</w:t>
      </w:r>
      <w:r w:rsidR="00992B69">
        <w:rPr>
          <w:color w:val="C00000"/>
        </w:rPr>
        <w:t>_</w:t>
      </w:r>
      <w:r w:rsidRPr="00992B69">
        <w:rPr>
          <w:color w:val="C00000"/>
        </w:rPr>
        <w:t xml:space="preserve">baseline </w:t>
      </w:r>
      <w:r w:rsidR="00992B69">
        <w:rPr>
          <w:color w:val="C00000"/>
        </w:rPr>
        <w:t>metering data</w:t>
      </w:r>
      <w:r w:rsidRPr="00992B69">
        <w:rPr>
          <w:color w:val="C00000"/>
        </w:rPr>
        <w:t>.</w:t>
      </w:r>
      <w:r w:rsidR="00992B69">
        <w:rPr>
          <w:color w:val="C00000"/>
        </w:rPr>
        <w:t>csv and ESA_detailed baseline data.csv</w:t>
      </w:r>
      <w:r w:rsidRPr="00992B69">
        <w:rPr>
          <w:color w:val="C00000"/>
        </w:rPr>
        <w:t>).</w:t>
      </w:r>
    </w:p>
    <w:p w14:paraId="669A1DE5" w14:textId="77777777" w:rsidR="000E26D5" w:rsidRDefault="00992B69" w:rsidP="00FE45D0">
      <w:pPr>
        <w:jc w:val="both"/>
        <w:rPr>
          <w:color w:val="C00000"/>
        </w:rPr>
      </w:pPr>
      <w:r w:rsidRPr="00992B69">
        <w:rPr>
          <w:color w:val="C00000"/>
        </w:rPr>
        <w:t>ESA</w:t>
      </w:r>
      <w:r>
        <w:rPr>
          <w:color w:val="C00000"/>
        </w:rPr>
        <w:t>_</w:t>
      </w:r>
      <w:r w:rsidRPr="00992B69">
        <w:rPr>
          <w:color w:val="C00000"/>
        </w:rPr>
        <w:t xml:space="preserve">baseline </w:t>
      </w:r>
      <w:r>
        <w:rPr>
          <w:color w:val="C00000"/>
        </w:rPr>
        <w:t>metering data</w:t>
      </w:r>
      <w:r w:rsidRPr="00992B69">
        <w:rPr>
          <w:color w:val="C00000"/>
        </w:rPr>
        <w:t>.</w:t>
      </w:r>
      <w:r>
        <w:rPr>
          <w:color w:val="C00000"/>
        </w:rPr>
        <w:t xml:space="preserve">csv file consists of all normalized average peak and energy </w:t>
      </w:r>
      <w:r w:rsidR="00017571">
        <w:rPr>
          <w:color w:val="C00000"/>
        </w:rPr>
        <w:t>baseline</w:t>
      </w:r>
      <w:r>
        <w:rPr>
          <w:color w:val="C00000"/>
        </w:rPr>
        <w:t xml:space="preserve"> dB data for each fault corresponding to k=1,2,3 (where applicable) w.r.t all load bins. It will also have max standard deviation peak/energy dB values.</w:t>
      </w:r>
      <w:r w:rsidR="00017571">
        <w:rPr>
          <w:color w:val="C00000"/>
        </w:rPr>
        <w:t xml:space="preserve"> These data as per operating load bin is also available as Modbus registers and shown as AV’s in baseline metering screens for each fault type. </w:t>
      </w:r>
    </w:p>
    <w:p w14:paraId="4179C377" w14:textId="77777777" w:rsidR="00992B69" w:rsidRPr="00992B69" w:rsidRDefault="00992B69" w:rsidP="00FE45D0">
      <w:pPr>
        <w:jc w:val="both"/>
        <w:rPr>
          <w:color w:val="C00000"/>
        </w:rPr>
      </w:pPr>
      <w:r>
        <w:rPr>
          <w:color w:val="C00000"/>
        </w:rPr>
        <w:lastRenderedPageBreak/>
        <w:t>ESA_detailed baseline data.csv file consists of average peak and energy magnitude dB data for each</w:t>
      </w:r>
      <w:r w:rsidR="00017571">
        <w:rPr>
          <w:color w:val="C00000"/>
        </w:rPr>
        <w:t xml:space="preserve"> applicable</w:t>
      </w:r>
      <w:r>
        <w:rPr>
          <w:color w:val="C00000"/>
        </w:rPr>
        <w:t xml:space="preserve"> fault frequency computation</w:t>
      </w:r>
      <w:r w:rsidR="004C16D2">
        <w:rPr>
          <w:color w:val="C00000"/>
        </w:rPr>
        <w:t xml:space="preserve"> (F1 to F15)</w:t>
      </w:r>
      <w:r>
        <w:rPr>
          <w:color w:val="C00000"/>
        </w:rPr>
        <w:t xml:space="preserve"> in FFT corresponding to k=1,2,3 (where applicable) w.r.t all load bins</w:t>
      </w:r>
      <w:r w:rsidR="00017571">
        <w:rPr>
          <w:color w:val="C00000"/>
        </w:rPr>
        <w:t xml:space="preserve"> and fault types. It will also have corresponding standard deviation peak/energy dB values. These are internal computed average values used to extract normalized peak and energy baseline magnitudes, maximum standard deviation values which are updated in metering AV’s. The individual fault frequency baseline values in this file must be captured in the same order of F1 to F15 as represented in FFT visualization screen where F1 to F9 corresponds to bearing, F10 to F12 corresponds to mechanical and F13 to F15 corresponds to stator. </w:t>
      </w:r>
    </w:p>
    <w:p w14:paraId="774C8DEF" w14:textId="77777777" w:rsidR="000630C8" w:rsidRDefault="000630C8" w:rsidP="000630C8">
      <w:pPr>
        <w:pStyle w:val="Heading3"/>
        <w:numPr>
          <w:ilvl w:val="0"/>
          <w:numId w:val="6"/>
        </w:numPr>
      </w:pPr>
      <w:r>
        <w:t>Operational Mode</w:t>
      </w:r>
    </w:p>
    <w:p w14:paraId="4EEE04A2" w14:textId="77777777" w:rsidR="000630C8" w:rsidRPr="00213DA7" w:rsidRDefault="00213DA7" w:rsidP="00213DA7">
      <w:pPr>
        <w:jc w:val="both"/>
        <w:rPr>
          <w:szCs w:val="17"/>
        </w:rPr>
      </w:pPr>
      <w:r w:rsidRPr="00213DA7">
        <w:rPr>
          <w:bCs/>
          <w:color w:val="4472C4"/>
        </w:rPr>
        <w:t xml:space="preserve">After completing initial baseline mode period, 869 relay enters operational or monitoring mode for the load bins where baseline data is captured successfully. </w:t>
      </w:r>
      <w:r w:rsidRPr="00213DA7">
        <w:rPr>
          <w:bCs/>
        </w:rPr>
        <w:t xml:space="preserve">During this mode FFT on current square samples is computed every </w:t>
      </w:r>
      <w:r w:rsidRPr="00213DA7">
        <w:rPr>
          <w:bCs/>
          <w:highlight w:val="yellow"/>
        </w:rPr>
        <w:t>1</w:t>
      </w:r>
      <w:r w:rsidRPr="00213DA7">
        <w:rPr>
          <w:bCs/>
        </w:rPr>
        <w:t xml:space="preserve">-minute w.r.t load bin, magnitudes are captured in dB for fault related frequencies and compared with baseline FFT magnitudes of the same load bin to report rate of change or variation.   Determine load bin first and then start processing the data for FFT during every computation interval. </w:t>
      </w:r>
      <w:r w:rsidRPr="00213DA7">
        <w:rPr>
          <w:szCs w:val="17"/>
        </w:rPr>
        <w:t xml:space="preserve">Operational data can be cleared by using “Clear ESA operational data” command. </w:t>
      </w:r>
    </w:p>
    <w:p w14:paraId="1C34899B" w14:textId="77777777" w:rsidR="000630C8" w:rsidRDefault="000630C8" w:rsidP="000630C8">
      <w:pPr>
        <w:numPr>
          <w:ilvl w:val="0"/>
          <w:numId w:val="7"/>
        </w:numPr>
      </w:pPr>
      <w:r w:rsidRPr="0077796D">
        <w:rPr>
          <w:b/>
          <w:u w:val="single"/>
        </w:rPr>
        <w:t>Data quality check</w:t>
      </w:r>
      <w:r>
        <w:t>: Before computing FFT on current samples following data quality checks shall be performed on data for good quality data – pass/fail.</w:t>
      </w:r>
    </w:p>
    <w:p w14:paraId="268FAF1D" w14:textId="77777777" w:rsidR="00213DA7" w:rsidRPr="00213DA7" w:rsidRDefault="00213DA7" w:rsidP="00213DA7">
      <w:pPr>
        <w:numPr>
          <w:ilvl w:val="0"/>
          <w:numId w:val="42"/>
        </w:numPr>
        <w:ind w:left="1434" w:hanging="357"/>
        <w:jc w:val="both"/>
        <w:rPr>
          <w:color w:val="4472C4"/>
        </w:rPr>
      </w:pPr>
      <w:r w:rsidRPr="00213DA7">
        <w:rPr>
          <w:color w:val="4472C4"/>
        </w:rPr>
        <w:t>Frequency measured shall be within +/- 5% limits of nominal frequency (Except for VFD based on Motor type setting).</w:t>
      </w:r>
    </w:p>
    <w:p w14:paraId="713DC107" w14:textId="77777777" w:rsidR="00213DA7" w:rsidRPr="00213DA7" w:rsidRDefault="00213DA7" w:rsidP="00213DA7">
      <w:pPr>
        <w:numPr>
          <w:ilvl w:val="0"/>
          <w:numId w:val="42"/>
        </w:numPr>
        <w:ind w:left="1434" w:hanging="357"/>
        <w:jc w:val="both"/>
        <w:rPr>
          <w:color w:val="4472C4"/>
        </w:rPr>
      </w:pPr>
      <w:r w:rsidRPr="00213DA7">
        <w:rPr>
          <w:color w:val="4472C4"/>
        </w:rPr>
        <w:t xml:space="preserve">Voltage measured shall be within +/- </w:t>
      </w:r>
      <w:r w:rsidR="00A54434">
        <w:rPr>
          <w:color w:val="4472C4"/>
        </w:rPr>
        <w:t>10</w:t>
      </w:r>
      <w:r w:rsidRPr="00213DA7">
        <w:rPr>
          <w:color w:val="4472C4"/>
        </w:rPr>
        <w:t xml:space="preserve"> % limits of nominal voltage (voltage order code). (Except for VFD based on Motor type setting). </w:t>
      </w:r>
    </w:p>
    <w:p w14:paraId="69230D0C" w14:textId="77777777" w:rsidR="00213DA7" w:rsidRPr="00213DA7" w:rsidRDefault="00213DA7" w:rsidP="00213DA7">
      <w:pPr>
        <w:numPr>
          <w:ilvl w:val="0"/>
          <w:numId w:val="42"/>
        </w:numPr>
        <w:ind w:left="1434" w:hanging="357"/>
        <w:jc w:val="both"/>
        <w:rPr>
          <w:color w:val="4472C4"/>
        </w:rPr>
      </w:pPr>
      <w:r w:rsidRPr="00213DA7">
        <w:rPr>
          <w:color w:val="4472C4"/>
        </w:rPr>
        <w:t>THD (total harmonic distortion) of phase current and voltage computed shall be less than 5% of nominal frequency.</w:t>
      </w:r>
    </w:p>
    <w:p w14:paraId="00B86798" w14:textId="77777777" w:rsidR="00213DA7" w:rsidRPr="00213DA7" w:rsidRDefault="00213DA7" w:rsidP="00213DA7">
      <w:pPr>
        <w:numPr>
          <w:ilvl w:val="0"/>
          <w:numId w:val="42"/>
        </w:numPr>
        <w:ind w:left="1434" w:hanging="357"/>
        <w:jc w:val="both"/>
        <w:rPr>
          <w:color w:val="4472C4"/>
        </w:rPr>
      </w:pPr>
      <w:r w:rsidRPr="00213DA7">
        <w:rPr>
          <w:color w:val="4472C4"/>
        </w:rPr>
        <w:t>Current unbalance in system computed shall be less than 10%.</w:t>
      </w:r>
    </w:p>
    <w:p w14:paraId="3D6AEAB7" w14:textId="77777777" w:rsidR="00213DA7" w:rsidRPr="00213DA7" w:rsidRDefault="00213DA7" w:rsidP="00213DA7">
      <w:pPr>
        <w:numPr>
          <w:ilvl w:val="0"/>
          <w:numId w:val="42"/>
        </w:numPr>
        <w:ind w:left="1434" w:hanging="357"/>
        <w:jc w:val="both"/>
        <w:rPr>
          <w:color w:val="4472C4"/>
        </w:rPr>
      </w:pPr>
      <w:r w:rsidRPr="00213DA7">
        <w:rPr>
          <w:color w:val="4472C4"/>
        </w:rPr>
        <w:t xml:space="preserve">Voltage unbalance in system computed shall be less than </w:t>
      </w:r>
      <w:r w:rsidR="00A54434">
        <w:rPr>
          <w:color w:val="4472C4"/>
        </w:rPr>
        <w:t>5</w:t>
      </w:r>
      <w:r w:rsidRPr="00213DA7">
        <w:rPr>
          <w:color w:val="4472C4"/>
        </w:rPr>
        <w:t>%. (Voltage unbalance as per IEC can be computed as the ratio of V2/V1 represented as % similar to current unbalance in 869, where V1 is pos seq voltage and V2 is neg seq voltage from metering).</w:t>
      </w:r>
    </w:p>
    <w:p w14:paraId="49BB46AC" w14:textId="77777777" w:rsidR="00213DA7" w:rsidRPr="00213DA7" w:rsidRDefault="00213DA7" w:rsidP="00213DA7">
      <w:pPr>
        <w:numPr>
          <w:ilvl w:val="0"/>
          <w:numId w:val="42"/>
        </w:numPr>
        <w:ind w:left="1434" w:hanging="357"/>
        <w:jc w:val="both"/>
        <w:rPr>
          <w:color w:val="4472C4"/>
        </w:rPr>
      </w:pPr>
      <w:r w:rsidRPr="00213DA7">
        <w:rPr>
          <w:color w:val="4472C4"/>
        </w:rPr>
        <w:t xml:space="preserve">The total number of cycles of data collected shall be integral no. of cycles for both 50 Hz and 60 Hz systems i.e. time length shall be multiple of 20 ms and 16.67 ms for 50 Hz and 60 Hz systems respectively. </w:t>
      </w:r>
    </w:p>
    <w:p w14:paraId="309311C5" w14:textId="77777777" w:rsidR="000630C8" w:rsidRDefault="000630C8" w:rsidP="000630C8">
      <w:r>
        <w:t xml:space="preserve">Note: </w:t>
      </w:r>
    </w:p>
    <w:p w14:paraId="151D91E1" w14:textId="77777777" w:rsidR="000630C8" w:rsidRPr="00A371CD" w:rsidRDefault="00FE45D0" w:rsidP="000630C8">
      <w:pPr>
        <w:rPr>
          <w:color w:val="4472C4"/>
        </w:rPr>
      </w:pPr>
      <w:r w:rsidRPr="00A371CD">
        <w:rPr>
          <w:color w:val="4472C4"/>
        </w:rPr>
        <w:t xml:space="preserve">Voltage, Freq, </w:t>
      </w:r>
      <w:r w:rsidR="000630C8" w:rsidRPr="00A371CD">
        <w:rPr>
          <w:color w:val="4472C4"/>
        </w:rPr>
        <w:t xml:space="preserve">THD, </w:t>
      </w:r>
      <w:r w:rsidRPr="00A371CD">
        <w:rPr>
          <w:color w:val="4472C4"/>
        </w:rPr>
        <w:t>voltage unbalance</w:t>
      </w:r>
      <w:r w:rsidR="000630C8" w:rsidRPr="00A371CD">
        <w:rPr>
          <w:color w:val="4472C4"/>
        </w:rPr>
        <w:t xml:space="preserve"> and current unbalance shall be used from 869 latest metering computation. </w:t>
      </w:r>
    </w:p>
    <w:p w14:paraId="2A721A04" w14:textId="77777777" w:rsidR="000630C8" w:rsidRDefault="000630C8" w:rsidP="000630C8">
      <w:r>
        <w:t>FFT computation on</w:t>
      </w:r>
      <w:r w:rsidRPr="00A371CD">
        <w:rPr>
          <w:color w:val="4472C4"/>
        </w:rPr>
        <w:t xml:space="preserve"> current</w:t>
      </w:r>
      <w:r w:rsidR="00FE45D0" w:rsidRPr="00A371CD">
        <w:rPr>
          <w:color w:val="4472C4"/>
        </w:rPr>
        <w:t xml:space="preserve"> square</w:t>
      </w:r>
      <w:r>
        <w:t xml:space="preserve"> samples shall be performed only when data quality check is passed. </w:t>
      </w:r>
    </w:p>
    <w:p w14:paraId="765CC48C" w14:textId="77777777" w:rsidR="00FE45D0" w:rsidRPr="00E50547" w:rsidRDefault="00FE45D0" w:rsidP="00FE45D0">
      <w:pPr>
        <w:numPr>
          <w:ilvl w:val="0"/>
          <w:numId w:val="7"/>
        </w:numPr>
        <w:rPr>
          <w:color w:val="4472C4"/>
        </w:rPr>
      </w:pPr>
      <w:r w:rsidRPr="00E50547">
        <w:rPr>
          <w:b/>
          <w:color w:val="4472C4"/>
          <w:u w:val="single"/>
        </w:rPr>
        <w:t>Design Inputs</w:t>
      </w:r>
      <w:r w:rsidRPr="00E50547">
        <w:rPr>
          <w:color w:val="4472C4"/>
        </w:rPr>
        <w:t>:</w:t>
      </w:r>
    </w:p>
    <w:p w14:paraId="5FED186F" w14:textId="77777777" w:rsidR="00FE45D0" w:rsidRDefault="00FE45D0" w:rsidP="00FE45D0">
      <w:pPr>
        <w:numPr>
          <w:ilvl w:val="0"/>
          <w:numId w:val="43"/>
        </w:numPr>
        <w:jc w:val="both"/>
        <w:rPr>
          <w:color w:val="2E74B5"/>
        </w:rPr>
      </w:pPr>
      <w:r>
        <w:rPr>
          <w:color w:val="2E74B5"/>
        </w:rPr>
        <w:lastRenderedPageBreak/>
        <w:t xml:space="preserve">In case during any computation cycle, if Bearing, Mechanical and Stator functions peak or energy magnitude dB in monitoring mode </w:t>
      </w:r>
      <w:r w:rsidR="00C83446">
        <w:rPr>
          <w:color w:val="2E74B5"/>
        </w:rPr>
        <w:t>is</w:t>
      </w:r>
      <w:r>
        <w:rPr>
          <w:color w:val="2E74B5"/>
        </w:rPr>
        <w:t xml:space="preserve"> less than corresponding baseline magnitudes captured, then ESA function must be blocked from picking up and metering/logs should not be updated. (</w:t>
      </w:r>
      <w:r w:rsidRPr="004255D9">
        <w:rPr>
          <w:color w:val="2E74B5"/>
          <w:highlight w:val="yellow"/>
        </w:rPr>
        <w:t>Manual Note</w:t>
      </w:r>
      <w:r>
        <w:rPr>
          <w:color w:val="2E74B5"/>
        </w:rPr>
        <w:t>)</w:t>
      </w:r>
      <w:bookmarkStart w:id="8" w:name="_Hlk28264857"/>
      <w:r>
        <w:rPr>
          <w:color w:val="2E74B5"/>
        </w:rPr>
        <w:t>.</w:t>
      </w:r>
    </w:p>
    <w:p w14:paraId="25CF319E" w14:textId="77777777" w:rsidR="00391625" w:rsidRPr="001D632E" w:rsidRDefault="00FE45D0" w:rsidP="00391625">
      <w:pPr>
        <w:numPr>
          <w:ilvl w:val="0"/>
          <w:numId w:val="43"/>
        </w:numPr>
        <w:jc w:val="both"/>
        <w:rPr>
          <w:color w:val="2E74B5"/>
        </w:rPr>
      </w:pPr>
      <w:r w:rsidRPr="00FE45D0">
        <w:rPr>
          <w:color w:val="4472C4"/>
        </w:rPr>
        <w:t xml:space="preserve">In case if any of the fault frequency </w:t>
      </w:r>
      <w:r w:rsidR="00A54434">
        <w:rPr>
          <w:color w:val="4472C4"/>
        </w:rPr>
        <w:t>including</w:t>
      </w:r>
      <w:r w:rsidRPr="00FE45D0">
        <w:rPr>
          <w:color w:val="4472C4"/>
        </w:rPr>
        <w:t xml:space="preserve"> its vicinity check</w:t>
      </w:r>
      <w:r w:rsidR="00A54434">
        <w:rPr>
          <w:color w:val="4472C4"/>
        </w:rPr>
        <w:t xml:space="preserve"> zone</w:t>
      </w:r>
      <w:r w:rsidRPr="00FE45D0">
        <w:rPr>
          <w:color w:val="4472C4"/>
        </w:rPr>
        <w:t xml:space="preserve"> is matching with zero (DC) freq, fundamental or matching with harmonic frequencies up to 25</w:t>
      </w:r>
      <w:r w:rsidRPr="00FE45D0">
        <w:rPr>
          <w:color w:val="4472C4"/>
          <w:vertAlign w:val="superscript"/>
        </w:rPr>
        <w:t>th</w:t>
      </w:r>
      <w:r w:rsidRPr="00FE45D0">
        <w:rPr>
          <w:color w:val="4472C4"/>
        </w:rPr>
        <w:t xml:space="preserve"> harmonic (multiple of supply freq) then that particular </w:t>
      </w:r>
      <w:r w:rsidRPr="003456BD">
        <w:rPr>
          <w:color w:val="2E74B5"/>
        </w:rPr>
        <w:t>fault</w:t>
      </w:r>
      <w:r w:rsidRPr="00FE45D0">
        <w:rPr>
          <w:color w:val="4472C4"/>
        </w:rPr>
        <w:t xml:space="preserve"> frequency and corresponding magnitude shall be omitted from dB computation or decision making.</w:t>
      </w:r>
      <w:bookmarkEnd w:id="8"/>
    </w:p>
    <w:p w14:paraId="18AF4554" w14:textId="77777777" w:rsidR="001D632E" w:rsidRPr="003B4573" w:rsidRDefault="001D632E" w:rsidP="00391625">
      <w:pPr>
        <w:numPr>
          <w:ilvl w:val="0"/>
          <w:numId w:val="43"/>
        </w:numPr>
        <w:jc w:val="both"/>
        <w:rPr>
          <w:color w:val="2E74B5"/>
        </w:rPr>
      </w:pPr>
      <w:r>
        <w:rPr>
          <w:color w:val="4472C4"/>
        </w:rPr>
        <w:t xml:space="preserve">Vicinity check for stator ESA will be same as that of bearing/mechanical with voltage option. Stator ESA is not applicable in case of voltage less and 1-Ph VT option. </w:t>
      </w:r>
    </w:p>
    <w:p w14:paraId="17037392" w14:textId="77777777" w:rsidR="003B4573" w:rsidRPr="003456BD" w:rsidRDefault="003B4573" w:rsidP="00391625">
      <w:pPr>
        <w:numPr>
          <w:ilvl w:val="0"/>
          <w:numId w:val="43"/>
        </w:numPr>
        <w:jc w:val="both"/>
        <w:rPr>
          <w:color w:val="2E74B5"/>
          <w:highlight w:val="yellow"/>
        </w:rPr>
      </w:pPr>
      <w:r w:rsidRPr="003456BD">
        <w:rPr>
          <w:color w:val="4472C4"/>
          <w:highlight w:val="yellow"/>
        </w:rPr>
        <w:t>To avoid spurious PKP events</w:t>
      </w:r>
      <w:r w:rsidR="0006525D" w:rsidRPr="003456BD">
        <w:rPr>
          <w:color w:val="4472C4"/>
          <w:highlight w:val="yellow"/>
        </w:rPr>
        <w:t xml:space="preserve"> during monitoring</w:t>
      </w:r>
      <w:r w:rsidRPr="003456BD">
        <w:rPr>
          <w:color w:val="4472C4"/>
          <w:highlight w:val="yellow"/>
        </w:rPr>
        <w:t xml:space="preserve">, </w:t>
      </w:r>
      <w:r w:rsidR="009573A2" w:rsidRPr="003456BD">
        <w:rPr>
          <w:color w:val="4472C4"/>
          <w:highlight w:val="yellow"/>
        </w:rPr>
        <w:t>PKP delay configured shall be used for both PKP and OP Stg 1/Stg 2 events. i.e. If bearing/mechanical &amp; stator elements see PKP event condition then PKP event will be raised only if the condition causing PKP event is consistent till the PKP delay period configured</w:t>
      </w:r>
      <w:r w:rsidR="009C63F1" w:rsidRPr="003456BD">
        <w:rPr>
          <w:color w:val="4472C4"/>
          <w:highlight w:val="yellow"/>
        </w:rPr>
        <w:t xml:space="preserve"> for that stage</w:t>
      </w:r>
      <w:r w:rsidR="009573A2" w:rsidRPr="003456BD">
        <w:rPr>
          <w:color w:val="4472C4"/>
          <w:highlight w:val="yellow"/>
        </w:rPr>
        <w:t xml:space="preserve">. </w:t>
      </w:r>
      <w:r w:rsidR="009C63F1" w:rsidRPr="003456BD">
        <w:rPr>
          <w:color w:val="4472C4"/>
          <w:highlight w:val="yellow"/>
        </w:rPr>
        <w:t>Once PKP event is triggered,</w:t>
      </w:r>
      <w:r w:rsidR="009573A2" w:rsidRPr="003456BD">
        <w:rPr>
          <w:color w:val="4472C4"/>
          <w:highlight w:val="yellow"/>
        </w:rPr>
        <w:t xml:space="preserve"> OP event</w:t>
      </w:r>
      <w:r w:rsidR="009C63F1" w:rsidRPr="003456BD">
        <w:rPr>
          <w:color w:val="4472C4"/>
          <w:highlight w:val="yellow"/>
        </w:rPr>
        <w:t xml:space="preserve"> timer will start and OP event will</w:t>
      </w:r>
      <w:r w:rsidR="009573A2" w:rsidRPr="003456BD">
        <w:rPr>
          <w:color w:val="4472C4"/>
          <w:highlight w:val="yellow"/>
        </w:rPr>
        <w:t xml:space="preserve"> be raised if the condition </w:t>
      </w:r>
      <w:r w:rsidR="009C63F1" w:rsidRPr="003456BD">
        <w:rPr>
          <w:color w:val="4472C4"/>
          <w:highlight w:val="yellow"/>
        </w:rPr>
        <w:t>causing OP event is consistent till the PKP delay period configured for that stage</w:t>
      </w:r>
      <w:r w:rsidR="003456BD">
        <w:rPr>
          <w:color w:val="4472C4"/>
          <w:highlight w:val="yellow"/>
        </w:rPr>
        <w:t xml:space="preserve"> (</w:t>
      </w:r>
      <w:r w:rsidR="00A54434">
        <w:rPr>
          <w:color w:val="4472C4"/>
          <w:highlight w:val="yellow"/>
        </w:rPr>
        <w:t>NA for v 270</w:t>
      </w:r>
      <w:r w:rsidR="003456BD">
        <w:rPr>
          <w:color w:val="4472C4"/>
          <w:highlight w:val="yellow"/>
        </w:rPr>
        <w:t>)</w:t>
      </w:r>
      <w:r w:rsidR="009C63F1" w:rsidRPr="003456BD">
        <w:rPr>
          <w:color w:val="4472C4"/>
          <w:highlight w:val="yellow"/>
        </w:rPr>
        <w:t xml:space="preserve">. </w:t>
      </w:r>
      <w:r w:rsidR="009573A2" w:rsidRPr="003456BD">
        <w:rPr>
          <w:color w:val="4472C4"/>
          <w:highlight w:val="yellow"/>
        </w:rPr>
        <w:t xml:space="preserve"> </w:t>
      </w:r>
    </w:p>
    <w:p w14:paraId="7A756986" w14:textId="77777777" w:rsidR="000630C8" w:rsidRPr="00693ACB" w:rsidRDefault="000630C8" w:rsidP="000630C8">
      <w:pPr>
        <w:numPr>
          <w:ilvl w:val="0"/>
          <w:numId w:val="7"/>
        </w:numPr>
      </w:pPr>
      <w:r>
        <w:rPr>
          <w:b/>
          <w:u w:val="single"/>
        </w:rPr>
        <w:t>FFT Computation</w:t>
      </w:r>
      <w:r>
        <w:t>: FFT on current</w:t>
      </w:r>
      <w:r w:rsidR="00FE45D0" w:rsidRPr="00D52DB4">
        <w:rPr>
          <w:color w:val="4472C4"/>
        </w:rPr>
        <w:t xml:space="preserve"> square</w:t>
      </w:r>
      <w:r w:rsidR="00FE45D0" w:rsidRPr="00693ACB">
        <w:t xml:space="preserve"> </w:t>
      </w:r>
      <w:r w:rsidRPr="00693ACB">
        <w:t>samples shall be performed as per below steps,</w:t>
      </w:r>
    </w:p>
    <w:p w14:paraId="055E3072" w14:textId="77777777" w:rsidR="000630C8" w:rsidRPr="00E86766" w:rsidRDefault="000630C8" w:rsidP="000630C8">
      <w:pPr>
        <w:spacing w:line="360" w:lineRule="auto"/>
      </w:pPr>
      <w:r w:rsidRPr="00693ACB">
        <w:t>Capture voltage and current samples at 64 or 128 samples/cycle rate and up to N</w:t>
      </w:r>
      <w:r>
        <w:t xml:space="preserve"> samples and store in a buffer.</w:t>
      </w:r>
    </w:p>
    <w:p w14:paraId="09753526" w14:textId="77777777" w:rsidR="00FE45D0" w:rsidRDefault="00FE45D0" w:rsidP="00FE45D0">
      <w:pPr>
        <w:spacing w:line="360" w:lineRule="auto"/>
      </w:pPr>
      <w:r w:rsidRPr="00D52DB4">
        <w:rPr>
          <w:b/>
          <w:color w:val="4472C4"/>
          <w:u w:val="single"/>
        </w:rPr>
        <w:t>Step 1 – Speed Estimation</w:t>
      </w:r>
      <w:r w:rsidRPr="0077796D">
        <w:t>:</w:t>
      </w:r>
      <w:r>
        <w:t xml:space="preserve">   A: Estimate motor speed as using equation 4 below </w:t>
      </w:r>
      <w:r w:rsidRPr="00D52DB4">
        <w:rPr>
          <w:color w:val="4472C4"/>
        </w:rPr>
        <w:t>(</w:t>
      </w:r>
      <w:r w:rsidRPr="00D52DB4">
        <w:rPr>
          <w:b/>
          <w:color w:val="4472C4"/>
        </w:rPr>
        <w:t xml:space="preserve">In case of Induction Motor as per </w:t>
      </w:r>
      <w:r>
        <w:rPr>
          <w:b/>
          <w:color w:val="4472C4"/>
        </w:rPr>
        <w:t xml:space="preserve">motor type </w:t>
      </w:r>
      <w:r w:rsidRPr="00D52DB4">
        <w:rPr>
          <w:b/>
          <w:color w:val="4472C4"/>
        </w:rPr>
        <w:t>setting</w:t>
      </w:r>
      <w:r w:rsidR="00ED7F1F">
        <w:rPr>
          <w:b/>
          <w:color w:val="4472C4"/>
        </w:rPr>
        <w:t xml:space="preserve"> and 3-Ph VT in voltage type setting</w:t>
      </w:r>
      <w:r w:rsidRPr="00D52DB4">
        <w:rPr>
          <w:color w:val="4472C4"/>
        </w:rPr>
        <w:t>)</w:t>
      </w:r>
      <w:r>
        <w:t xml:space="preserve">, </w:t>
      </w:r>
    </w:p>
    <w:p w14:paraId="70849AF7" w14:textId="77777777" w:rsidR="000630C8" w:rsidRDefault="000630C8" w:rsidP="000630C8">
      <w:pPr>
        <w:spacing w:line="360" w:lineRule="auto"/>
        <w:jc w:val="center"/>
      </w:pPr>
      <w:r w:rsidRPr="00726D0D">
        <w:rPr>
          <w:position w:val="-12"/>
        </w:rPr>
        <w:object w:dxaOrig="1520" w:dyaOrig="360" w14:anchorId="10B79A5D">
          <v:shape id="_x0000_i1029" type="#_x0000_t75" style="width:85.4pt;height:19.25pt" o:ole="" fillcolor="#ff9">
            <v:imagedata r:id="rId36" o:title=""/>
          </v:shape>
          <o:OLEObject Type="Embed" ProgID="Equation.3" ShapeID="_x0000_i1029" DrawAspect="Content" ObjectID="_1766214022" r:id="rId37"/>
        </w:object>
      </w:r>
      <w:r>
        <w:tab/>
      </w:r>
      <w:r>
        <w:tab/>
      </w:r>
      <w:r>
        <w:tab/>
      </w:r>
      <w:r>
        <w:tab/>
        <w:t>(4</w:t>
      </w:r>
      <w:r w:rsidRPr="00726D0D">
        <w:t>)</w:t>
      </w:r>
    </w:p>
    <w:p w14:paraId="2A39DD5C" w14:textId="77777777" w:rsidR="000630C8" w:rsidRDefault="000630C8" w:rsidP="000630C8">
      <w:pPr>
        <w:spacing w:line="360" w:lineRule="auto"/>
      </w:pPr>
      <w:r>
        <w:rPr>
          <w:lang w:eastAsia="ko-KR"/>
        </w:rPr>
        <w:t>Computational parameter details for estimating motor speed are given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1894"/>
        <w:gridCol w:w="794"/>
        <w:gridCol w:w="1935"/>
        <w:gridCol w:w="3014"/>
      </w:tblGrid>
      <w:tr w:rsidR="000630C8" w:rsidRPr="00726D0D" w14:paraId="32494CD5" w14:textId="77777777" w:rsidTr="00F26B24">
        <w:tc>
          <w:tcPr>
            <w:tcW w:w="1008" w:type="dxa"/>
          </w:tcPr>
          <w:p w14:paraId="08EDCDFE" w14:textId="77777777" w:rsidR="000630C8" w:rsidRPr="00726D0D" w:rsidRDefault="000630C8" w:rsidP="00F26B24">
            <w:pPr>
              <w:spacing w:line="360" w:lineRule="auto"/>
              <w:jc w:val="center"/>
              <w:rPr>
                <w:b/>
                <w:bCs/>
              </w:rPr>
            </w:pPr>
            <w:r w:rsidRPr="00726D0D">
              <w:rPr>
                <w:b/>
                <w:bCs/>
              </w:rPr>
              <w:t>Symbol</w:t>
            </w:r>
          </w:p>
        </w:tc>
        <w:tc>
          <w:tcPr>
            <w:tcW w:w="1980" w:type="dxa"/>
          </w:tcPr>
          <w:p w14:paraId="26044C43" w14:textId="77777777" w:rsidR="000630C8" w:rsidRPr="00726D0D" w:rsidRDefault="000630C8" w:rsidP="00F26B24">
            <w:pPr>
              <w:spacing w:line="360" w:lineRule="auto"/>
              <w:jc w:val="center"/>
              <w:rPr>
                <w:b/>
                <w:bCs/>
              </w:rPr>
            </w:pPr>
            <w:r w:rsidRPr="00726D0D">
              <w:rPr>
                <w:b/>
                <w:bCs/>
              </w:rPr>
              <w:t>Quantity</w:t>
            </w:r>
          </w:p>
        </w:tc>
        <w:tc>
          <w:tcPr>
            <w:tcW w:w="807" w:type="dxa"/>
          </w:tcPr>
          <w:p w14:paraId="0DEE68A8" w14:textId="77777777" w:rsidR="000630C8" w:rsidRPr="00726D0D" w:rsidRDefault="000630C8" w:rsidP="00F26B24">
            <w:pPr>
              <w:spacing w:line="360" w:lineRule="auto"/>
              <w:jc w:val="center"/>
              <w:rPr>
                <w:b/>
                <w:bCs/>
              </w:rPr>
            </w:pPr>
            <w:r w:rsidRPr="00726D0D">
              <w:rPr>
                <w:b/>
                <w:bCs/>
              </w:rPr>
              <w:t>Unit</w:t>
            </w:r>
          </w:p>
        </w:tc>
        <w:tc>
          <w:tcPr>
            <w:tcW w:w="2073" w:type="dxa"/>
          </w:tcPr>
          <w:p w14:paraId="0E319EFF" w14:textId="77777777" w:rsidR="000630C8" w:rsidRPr="00726D0D" w:rsidRDefault="000630C8" w:rsidP="00F26B24">
            <w:pPr>
              <w:spacing w:line="360" w:lineRule="auto"/>
              <w:jc w:val="center"/>
              <w:rPr>
                <w:b/>
                <w:bCs/>
              </w:rPr>
            </w:pPr>
            <w:r w:rsidRPr="00726D0D">
              <w:rPr>
                <w:b/>
                <w:bCs/>
              </w:rPr>
              <w:t>Method</w:t>
            </w:r>
          </w:p>
        </w:tc>
        <w:tc>
          <w:tcPr>
            <w:tcW w:w="3124" w:type="dxa"/>
          </w:tcPr>
          <w:p w14:paraId="20AD4553" w14:textId="77777777" w:rsidR="000630C8" w:rsidRPr="00726D0D" w:rsidRDefault="000630C8" w:rsidP="00F26B24">
            <w:pPr>
              <w:spacing w:line="360" w:lineRule="auto"/>
              <w:jc w:val="center"/>
              <w:rPr>
                <w:b/>
                <w:bCs/>
              </w:rPr>
            </w:pPr>
            <w:r w:rsidRPr="00726D0D">
              <w:rPr>
                <w:b/>
                <w:bCs/>
              </w:rPr>
              <w:t>Formula</w:t>
            </w:r>
          </w:p>
        </w:tc>
      </w:tr>
      <w:tr w:rsidR="000630C8" w:rsidRPr="00726D0D" w14:paraId="7E8F6DEE" w14:textId="77777777" w:rsidTr="00F26B24">
        <w:tc>
          <w:tcPr>
            <w:tcW w:w="1008" w:type="dxa"/>
          </w:tcPr>
          <w:p w14:paraId="41154C63" w14:textId="77777777" w:rsidR="000630C8" w:rsidRPr="00726D0D" w:rsidRDefault="000630C8" w:rsidP="00F26B24">
            <w:pPr>
              <w:spacing w:line="360" w:lineRule="auto"/>
              <w:jc w:val="both"/>
              <w:rPr>
                <w:i/>
                <w:iCs/>
              </w:rPr>
            </w:pPr>
            <w:r w:rsidRPr="00726D0D">
              <w:rPr>
                <w:i/>
                <w:iCs/>
              </w:rPr>
              <w:t>f</w:t>
            </w:r>
          </w:p>
        </w:tc>
        <w:tc>
          <w:tcPr>
            <w:tcW w:w="1980" w:type="dxa"/>
          </w:tcPr>
          <w:p w14:paraId="692056F7" w14:textId="77777777" w:rsidR="000630C8" w:rsidRPr="00726D0D" w:rsidRDefault="000630C8" w:rsidP="00F26B24">
            <w:pPr>
              <w:spacing w:line="360" w:lineRule="auto"/>
              <w:jc w:val="both"/>
            </w:pPr>
            <w:r w:rsidRPr="00726D0D">
              <w:t>Motor fundamental frequency</w:t>
            </w:r>
          </w:p>
        </w:tc>
        <w:tc>
          <w:tcPr>
            <w:tcW w:w="807" w:type="dxa"/>
          </w:tcPr>
          <w:p w14:paraId="18B53C3E" w14:textId="77777777" w:rsidR="000630C8" w:rsidRPr="00726D0D" w:rsidRDefault="000630C8" w:rsidP="00F26B24">
            <w:pPr>
              <w:spacing w:line="360" w:lineRule="auto"/>
              <w:jc w:val="both"/>
            </w:pPr>
            <w:r w:rsidRPr="00726D0D">
              <w:t>Hz</w:t>
            </w:r>
          </w:p>
        </w:tc>
        <w:tc>
          <w:tcPr>
            <w:tcW w:w="2073" w:type="dxa"/>
          </w:tcPr>
          <w:p w14:paraId="7BD4C952" w14:textId="77777777" w:rsidR="000630C8" w:rsidRPr="00726D0D" w:rsidRDefault="000630C8" w:rsidP="00F26B24">
            <w:pPr>
              <w:spacing w:line="360" w:lineRule="auto"/>
              <w:jc w:val="both"/>
            </w:pPr>
            <w:r w:rsidRPr="00726D0D">
              <w:t>From static data</w:t>
            </w:r>
          </w:p>
        </w:tc>
        <w:tc>
          <w:tcPr>
            <w:tcW w:w="3124" w:type="dxa"/>
          </w:tcPr>
          <w:p w14:paraId="2D3C54D6" w14:textId="77777777" w:rsidR="000630C8" w:rsidRPr="00726D0D" w:rsidRDefault="000630C8" w:rsidP="00F26B24">
            <w:pPr>
              <w:spacing w:line="360" w:lineRule="auto"/>
              <w:jc w:val="both"/>
            </w:pPr>
            <w:r>
              <w:rPr>
                <w:color w:val="000000"/>
                <w:szCs w:val="22"/>
                <w:lang w:val="en-US"/>
              </w:rPr>
              <w:t>Path: Platform\Frequency 1-J or 2-K</w:t>
            </w:r>
          </w:p>
        </w:tc>
      </w:tr>
      <w:tr w:rsidR="000630C8" w:rsidRPr="00726D0D" w14:paraId="334A7352" w14:textId="77777777" w:rsidTr="00F26B24">
        <w:tc>
          <w:tcPr>
            <w:tcW w:w="1008" w:type="dxa"/>
          </w:tcPr>
          <w:p w14:paraId="5F793BA5" w14:textId="77777777" w:rsidR="000630C8" w:rsidRPr="00726D0D" w:rsidRDefault="000630C8" w:rsidP="00F26B24">
            <w:pPr>
              <w:spacing w:line="360" w:lineRule="auto"/>
              <w:rPr>
                <w:i/>
                <w:iCs/>
              </w:rPr>
            </w:pPr>
            <w:r w:rsidRPr="00726D0D">
              <w:rPr>
                <w:i/>
                <w:iCs/>
              </w:rPr>
              <w:t>P</w:t>
            </w:r>
          </w:p>
        </w:tc>
        <w:tc>
          <w:tcPr>
            <w:tcW w:w="1980" w:type="dxa"/>
          </w:tcPr>
          <w:p w14:paraId="48F21044" w14:textId="77777777" w:rsidR="000630C8" w:rsidRPr="00726D0D" w:rsidRDefault="000630C8" w:rsidP="00F26B24">
            <w:pPr>
              <w:spacing w:line="360" w:lineRule="auto"/>
            </w:pPr>
            <w:r w:rsidRPr="00726D0D">
              <w:t>number of poles</w:t>
            </w:r>
          </w:p>
        </w:tc>
        <w:tc>
          <w:tcPr>
            <w:tcW w:w="807" w:type="dxa"/>
          </w:tcPr>
          <w:p w14:paraId="0966ED0E" w14:textId="77777777" w:rsidR="000630C8" w:rsidRPr="00726D0D" w:rsidRDefault="000630C8" w:rsidP="00F26B24">
            <w:pPr>
              <w:spacing w:line="360" w:lineRule="auto"/>
            </w:pPr>
            <w:r w:rsidRPr="00726D0D">
              <w:t>no unit</w:t>
            </w:r>
          </w:p>
        </w:tc>
        <w:tc>
          <w:tcPr>
            <w:tcW w:w="2073" w:type="dxa"/>
          </w:tcPr>
          <w:p w14:paraId="4CA0D839" w14:textId="77777777" w:rsidR="000630C8" w:rsidRPr="00726D0D" w:rsidRDefault="000630C8" w:rsidP="00F26B24">
            <w:pPr>
              <w:spacing w:line="360" w:lineRule="auto"/>
            </w:pPr>
            <w:r w:rsidRPr="00726D0D">
              <w:t>From motor Name plate</w:t>
            </w:r>
          </w:p>
          <w:p w14:paraId="5193EE01" w14:textId="77777777" w:rsidR="000630C8" w:rsidRPr="00726D0D" w:rsidRDefault="000630C8" w:rsidP="00F26B24">
            <w:pPr>
              <w:spacing w:line="360" w:lineRule="auto"/>
            </w:pPr>
          </w:p>
        </w:tc>
        <w:tc>
          <w:tcPr>
            <w:tcW w:w="3124" w:type="dxa"/>
          </w:tcPr>
          <w:p w14:paraId="331E7A66"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System\Motor\Setup</w:t>
            </w:r>
          </w:p>
        </w:tc>
      </w:tr>
      <w:tr w:rsidR="000630C8" w:rsidRPr="00726D0D" w14:paraId="00581FAE" w14:textId="77777777" w:rsidTr="00F26B24">
        <w:tc>
          <w:tcPr>
            <w:tcW w:w="1008" w:type="dxa"/>
          </w:tcPr>
          <w:p w14:paraId="4A36E994" w14:textId="77777777" w:rsidR="000630C8" w:rsidRPr="00726D0D" w:rsidRDefault="000630C8" w:rsidP="00F26B24">
            <w:pPr>
              <w:spacing w:line="360" w:lineRule="auto"/>
              <w:rPr>
                <w:i/>
                <w:iCs/>
              </w:rPr>
            </w:pPr>
            <w:r w:rsidRPr="00726D0D">
              <w:rPr>
                <w:i/>
                <w:iCs/>
              </w:rPr>
              <w:lastRenderedPageBreak/>
              <w:t>P</w:t>
            </w:r>
            <w:r w:rsidRPr="00726D0D">
              <w:rPr>
                <w:i/>
                <w:iCs/>
                <w:vertAlign w:val="subscript"/>
              </w:rPr>
              <w:t>rated</w:t>
            </w:r>
          </w:p>
        </w:tc>
        <w:tc>
          <w:tcPr>
            <w:tcW w:w="1980" w:type="dxa"/>
          </w:tcPr>
          <w:p w14:paraId="37ABB5F9" w14:textId="77777777" w:rsidR="000630C8" w:rsidRPr="00726D0D" w:rsidRDefault="000630C8" w:rsidP="00F26B24">
            <w:pPr>
              <w:spacing w:line="360" w:lineRule="auto"/>
            </w:pPr>
            <w:r w:rsidRPr="00726D0D">
              <w:t>Rated input power</w:t>
            </w:r>
          </w:p>
        </w:tc>
        <w:tc>
          <w:tcPr>
            <w:tcW w:w="807" w:type="dxa"/>
          </w:tcPr>
          <w:p w14:paraId="5170D7D0" w14:textId="77777777" w:rsidR="000630C8" w:rsidRPr="00726D0D" w:rsidRDefault="000630C8" w:rsidP="00F26B24">
            <w:pPr>
              <w:spacing w:line="360" w:lineRule="auto"/>
            </w:pPr>
            <w:r w:rsidRPr="00726D0D">
              <w:t>watt</w:t>
            </w:r>
          </w:p>
        </w:tc>
        <w:tc>
          <w:tcPr>
            <w:tcW w:w="2073" w:type="dxa"/>
          </w:tcPr>
          <w:p w14:paraId="711435E7" w14:textId="77777777" w:rsidR="000630C8" w:rsidRPr="00726D0D" w:rsidRDefault="000630C8" w:rsidP="00F26B24">
            <w:pPr>
              <w:spacing w:line="360" w:lineRule="auto"/>
            </w:pPr>
            <w:r w:rsidRPr="00726D0D">
              <w:t>From motor Name plate</w:t>
            </w:r>
            <w:r>
              <w:t xml:space="preserve"> or computed</w:t>
            </w:r>
          </w:p>
          <w:p w14:paraId="2F64DBFA" w14:textId="77777777" w:rsidR="000630C8" w:rsidRPr="00726D0D" w:rsidRDefault="000630C8" w:rsidP="00F26B24">
            <w:pPr>
              <w:spacing w:line="360" w:lineRule="auto"/>
            </w:pPr>
          </w:p>
        </w:tc>
        <w:tc>
          <w:tcPr>
            <w:tcW w:w="3124" w:type="dxa"/>
          </w:tcPr>
          <w:p w14:paraId="4B57BF71"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693ACB">
              <w:rPr>
                <w:color w:val="000000"/>
                <w:szCs w:val="22"/>
                <w:lang w:val="en-US"/>
              </w:rPr>
              <w:t>Motor M&amp;D\</w:t>
            </w:r>
            <w:r>
              <w:rPr>
                <w:color w:val="000000"/>
                <w:szCs w:val="22"/>
                <w:lang w:val="en-US"/>
              </w:rPr>
              <w:t>ESA|</w:t>
            </w:r>
            <w:r w:rsidRPr="00693ACB">
              <w:rPr>
                <w:color w:val="000000"/>
                <w:szCs w:val="22"/>
                <w:lang w:val="en-US"/>
              </w:rPr>
              <w:t xml:space="preserve"> Setup</w:t>
            </w:r>
          </w:p>
        </w:tc>
      </w:tr>
      <w:tr w:rsidR="000630C8" w:rsidRPr="00726D0D" w14:paraId="3A606F5D" w14:textId="77777777" w:rsidTr="00F26B24">
        <w:tc>
          <w:tcPr>
            <w:tcW w:w="1008" w:type="dxa"/>
          </w:tcPr>
          <w:p w14:paraId="4FC41094" w14:textId="77777777" w:rsidR="000630C8" w:rsidRPr="00726D0D" w:rsidRDefault="000630C8" w:rsidP="00F26B24">
            <w:pPr>
              <w:spacing w:line="360" w:lineRule="auto"/>
              <w:rPr>
                <w:i/>
                <w:iCs/>
              </w:rPr>
            </w:pPr>
            <w:r w:rsidRPr="00726D0D">
              <w:rPr>
                <w:i/>
                <w:iCs/>
              </w:rPr>
              <w:sym w:font="Symbol" w:char="F077"/>
            </w:r>
            <w:r w:rsidRPr="00726D0D">
              <w:rPr>
                <w:i/>
                <w:iCs/>
                <w:vertAlign w:val="subscript"/>
              </w:rPr>
              <w:t>r_rated</w:t>
            </w:r>
          </w:p>
        </w:tc>
        <w:tc>
          <w:tcPr>
            <w:tcW w:w="1980" w:type="dxa"/>
          </w:tcPr>
          <w:p w14:paraId="2FBCEAB7" w14:textId="77777777" w:rsidR="000630C8" w:rsidRPr="00726D0D" w:rsidRDefault="000630C8" w:rsidP="00F26B24">
            <w:pPr>
              <w:spacing w:line="360" w:lineRule="auto"/>
            </w:pPr>
            <w:r w:rsidRPr="00726D0D">
              <w:t>Rated rotor speed</w:t>
            </w:r>
          </w:p>
        </w:tc>
        <w:tc>
          <w:tcPr>
            <w:tcW w:w="807" w:type="dxa"/>
          </w:tcPr>
          <w:p w14:paraId="7D853463" w14:textId="77777777" w:rsidR="000630C8" w:rsidRPr="00726D0D" w:rsidRDefault="000630C8" w:rsidP="00F26B24">
            <w:pPr>
              <w:spacing w:line="360" w:lineRule="auto"/>
            </w:pPr>
            <w:r w:rsidRPr="00726D0D">
              <w:t>rpm</w:t>
            </w:r>
          </w:p>
        </w:tc>
        <w:tc>
          <w:tcPr>
            <w:tcW w:w="2073" w:type="dxa"/>
          </w:tcPr>
          <w:p w14:paraId="7A37A5DC" w14:textId="77777777" w:rsidR="000630C8" w:rsidRPr="00726D0D" w:rsidRDefault="000630C8" w:rsidP="00F26B24">
            <w:pPr>
              <w:spacing w:line="360" w:lineRule="auto"/>
            </w:pPr>
            <w:r w:rsidRPr="00726D0D">
              <w:t>From motor Name plate</w:t>
            </w:r>
          </w:p>
          <w:p w14:paraId="43E2D857" w14:textId="77777777" w:rsidR="000630C8" w:rsidRPr="00726D0D" w:rsidRDefault="000630C8" w:rsidP="00F26B24">
            <w:pPr>
              <w:spacing w:line="360" w:lineRule="auto"/>
            </w:pPr>
          </w:p>
        </w:tc>
        <w:tc>
          <w:tcPr>
            <w:tcW w:w="3124" w:type="dxa"/>
          </w:tcPr>
          <w:p w14:paraId="70925F57"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Monitoring\Tachometer</w:t>
            </w:r>
          </w:p>
        </w:tc>
      </w:tr>
      <w:tr w:rsidR="000630C8" w:rsidRPr="00726D0D" w14:paraId="0B258193" w14:textId="77777777" w:rsidTr="00F26B24">
        <w:tc>
          <w:tcPr>
            <w:tcW w:w="1008" w:type="dxa"/>
          </w:tcPr>
          <w:p w14:paraId="209D05D9" w14:textId="77777777" w:rsidR="000630C8" w:rsidRPr="00726D0D" w:rsidRDefault="000630C8" w:rsidP="00F26B24">
            <w:pPr>
              <w:spacing w:line="360" w:lineRule="auto"/>
              <w:rPr>
                <w:i/>
                <w:iCs/>
              </w:rPr>
            </w:pPr>
            <w:r w:rsidRPr="00726D0D">
              <w:rPr>
                <w:i/>
                <w:iCs/>
              </w:rPr>
              <w:t>s</w:t>
            </w:r>
            <w:r w:rsidRPr="00726D0D">
              <w:rPr>
                <w:i/>
                <w:iCs/>
                <w:vertAlign w:val="subscript"/>
              </w:rPr>
              <w:t>rated</w:t>
            </w:r>
          </w:p>
        </w:tc>
        <w:tc>
          <w:tcPr>
            <w:tcW w:w="1980" w:type="dxa"/>
          </w:tcPr>
          <w:p w14:paraId="42F61F1D" w14:textId="77777777" w:rsidR="000630C8" w:rsidRPr="00726D0D" w:rsidRDefault="000630C8" w:rsidP="00F26B24">
            <w:pPr>
              <w:spacing w:line="360" w:lineRule="auto"/>
            </w:pPr>
            <w:r w:rsidRPr="00726D0D">
              <w:t>Rated slip</w:t>
            </w:r>
          </w:p>
        </w:tc>
        <w:tc>
          <w:tcPr>
            <w:tcW w:w="807" w:type="dxa"/>
          </w:tcPr>
          <w:p w14:paraId="771467BC" w14:textId="77777777" w:rsidR="000630C8" w:rsidRPr="00726D0D" w:rsidRDefault="000630C8" w:rsidP="00F26B24">
            <w:pPr>
              <w:spacing w:line="360" w:lineRule="auto"/>
            </w:pPr>
            <w:r w:rsidRPr="00726D0D">
              <w:t>No unit</w:t>
            </w:r>
          </w:p>
        </w:tc>
        <w:tc>
          <w:tcPr>
            <w:tcW w:w="2073" w:type="dxa"/>
          </w:tcPr>
          <w:p w14:paraId="64DC8D15" w14:textId="77777777" w:rsidR="000630C8" w:rsidRPr="00726D0D" w:rsidRDefault="000630C8" w:rsidP="00F26B24">
            <w:pPr>
              <w:spacing w:line="360" w:lineRule="auto"/>
            </w:pPr>
            <w:r w:rsidRPr="00726D0D">
              <w:t>To be calculated</w:t>
            </w:r>
          </w:p>
        </w:tc>
        <w:tc>
          <w:tcPr>
            <w:tcW w:w="3124" w:type="dxa"/>
          </w:tcPr>
          <w:p w14:paraId="7C1D4D25" w14:textId="77777777" w:rsidR="000630C8" w:rsidRPr="00726D0D" w:rsidRDefault="000630C8" w:rsidP="00F26B24">
            <w:pPr>
              <w:spacing w:line="360" w:lineRule="auto"/>
              <w:jc w:val="center"/>
            </w:pPr>
            <w:r w:rsidRPr="00726D0D">
              <w:rPr>
                <w:position w:val="-30"/>
              </w:rPr>
              <w:object w:dxaOrig="1939" w:dyaOrig="720" w14:anchorId="6EA9AC90">
                <v:shape id="_x0000_i1030" type="#_x0000_t75" style="width:96.25pt;height:36pt" o:ole="">
                  <v:imagedata r:id="rId38" o:title=""/>
                </v:shape>
                <o:OLEObject Type="Embed" ProgID="Equation.3" ShapeID="_x0000_i1030" DrawAspect="Content" ObjectID="_1766214023" r:id="rId39"/>
              </w:object>
            </w:r>
          </w:p>
        </w:tc>
      </w:tr>
      <w:tr w:rsidR="000630C8" w:rsidRPr="00726D0D" w14:paraId="7E75CBD6" w14:textId="77777777" w:rsidTr="00F26B24">
        <w:tc>
          <w:tcPr>
            <w:tcW w:w="1008" w:type="dxa"/>
          </w:tcPr>
          <w:p w14:paraId="38E8A511" w14:textId="77777777" w:rsidR="000630C8" w:rsidRPr="00726D0D" w:rsidRDefault="000630C8" w:rsidP="00F26B24">
            <w:pPr>
              <w:spacing w:line="360" w:lineRule="auto"/>
              <w:rPr>
                <w:i/>
                <w:iCs/>
              </w:rPr>
            </w:pPr>
            <w:r w:rsidRPr="00726D0D">
              <w:rPr>
                <w:i/>
                <w:iCs/>
              </w:rPr>
              <w:t>P</w:t>
            </w:r>
            <w:r w:rsidRPr="00726D0D">
              <w:rPr>
                <w:i/>
                <w:iCs/>
                <w:vertAlign w:val="subscript"/>
              </w:rPr>
              <w:t>input</w:t>
            </w:r>
          </w:p>
        </w:tc>
        <w:tc>
          <w:tcPr>
            <w:tcW w:w="1980" w:type="dxa"/>
          </w:tcPr>
          <w:p w14:paraId="50114DA6" w14:textId="77777777" w:rsidR="000630C8" w:rsidRPr="00726D0D" w:rsidRDefault="000630C8" w:rsidP="00F26B24">
            <w:pPr>
              <w:spacing w:line="360" w:lineRule="auto"/>
            </w:pPr>
            <w:r w:rsidRPr="00726D0D">
              <w:t>Total input power</w:t>
            </w:r>
          </w:p>
        </w:tc>
        <w:tc>
          <w:tcPr>
            <w:tcW w:w="807" w:type="dxa"/>
          </w:tcPr>
          <w:p w14:paraId="42DCB64A" w14:textId="77777777" w:rsidR="000630C8" w:rsidRPr="00726D0D" w:rsidRDefault="000630C8" w:rsidP="00F26B24">
            <w:pPr>
              <w:spacing w:line="360" w:lineRule="auto"/>
            </w:pPr>
            <w:r w:rsidRPr="00726D0D">
              <w:t>Watt</w:t>
            </w:r>
          </w:p>
        </w:tc>
        <w:tc>
          <w:tcPr>
            <w:tcW w:w="2073" w:type="dxa"/>
          </w:tcPr>
          <w:p w14:paraId="284A1EAF" w14:textId="77777777" w:rsidR="000630C8" w:rsidRPr="00726D0D" w:rsidRDefault="000630C8" w:rsidP="00F26B24">
            <w:pPr>
              <w:spacing w:line="360" w:lineRule="auto"/>
            </w:pPr>
            <w:r w:rsidRPr="00726D0D">
              <w:t>To be calculated</w:t>
            </w:r>
            <w:r>
              <w:t xml:space="preserve"> from metering data samples of voltage &amp; current</w:t>
            </w:r>
          </w:p>
        </w:tc>
        <w:tc>
          <w:tcPr>
            <w:tcW w:w="3124" w:type="dxa"/>
          </w:tcPr>
          <w:p w14:paraId="3E87E555" w14:textId="77777777" w:rsidR="000630C8" w:rsidRPr="00726D0D" w:rsidRDefault="000630C8" w:rsidP="00F26B24">
            <w:pPr>
              <w:spacing w:line="360" w:lineRule="auto"/>
              <w:jc w:val="center"/>
            </w:pPr>
            <w:r w:rsidRPr="00726D0D">
              <w:rPr>
                <w:position w:val="-32"/>
              </w:rPr>
              <w:object w:dxaOrig="1840" w:dyaOrig="760" w14:anchorId="7E4DF4CA">
                <v:shape id="_x0000_i1031" type="#_x0000_t75" style="width:92.1pt;height:37.65pt" o:ole="">
                  <v:imagedata r:id="rId40" o:title=""/>
                </v:shape>
                <o:OLEObject Type="Embed" ProgID="Equation.3" ShapeID="_x0000_i1031" DrawAspect="Content" ObjectID="_1766214024" r:id="rId41"/>
              </w:object>
            </w:r>
          </w:p>
        </w:tc>
      </w:tr>
      <w:tr w:rsidR="000630C8" w:rsidRPr="00726D0D" w14:paraId="44A59E0C" w14:textId="77777777" w:rsidTr="00F26B24">
        <w:tc>
          <w:tcPr>
            <w:tcW w:w="1008" w:type="dxa"/>
          </w:tcPr>
          <w:p w14:paraId="0819C868" w14:textId="77777777" w:rsidR="000630C8" w:rsidRPr="00726D0D" w:rsidRDefault="000630C8" w:rsidP="00F26B24">
            <w:pPr>
              <w:spacing w:line="360" w:lineRule="auto"/>
              <w:rPr>
                <w:i/>
                <w:iCs/>
              </w:rPr>
            </w:pPr>
            <w:r w:rsidRPr="00726D0D">
              <w:rPr>
                <w:i/>
                <w:iCs/>
              </w:rPr>
              <w:sym w:font="Symbol" w:char="F077"/>
            </w:r>
            <w:r w:rsidRPr="00726D0D">
              <w:rPr>
                <w:i/>
                <w:iCs/>
                <w:vertAlign w:val="subscript"/>
              </w:rPr>
              <w:t>s</w:t>
            </w:r>
          </w:p>
        </w:tc>
        <w:tc>
          <w:tcPr>
            <w:tcW w:w="1980" w:type="dxa"/>
          </w:tcPr>
          <w:p w14:paraId="6029F467" w14:textId="77777777" w:rsidR="000630C8" w:rsidRPr="00726D0D" w:rsidRDefault="000630C8" w:rsidP="00F26B24">
            <w:pPr>
              <w:spacing w:line="360" w:lineRule="auto"/>
            </w:pPr>
            <w:r w:rsidRPr="00726D0D">
              <w:t>Synchronous speed</w:t>
            </w:r>
          </w:p>
        </w:tc>
        <w:tc>
          <w:tcPr>
            <w:tcW w:w="807" w:type="dxa"/>
          </w:tcPr>
          <w:p w14:paraId="4491FD37" w14:textId="77777777" w:rsidR="000630C8" w:rsidRPr="00726D0D" w:rsidRDefault="000630C8" w:rsidP="00F26B24">
            <w:pPr>
              <w:spacing w:line="360" w:lineRule="auto"/>
            </w:pPr>
            <w:r w:rsidRPr="00726D0D">
              <w:t>r.p.m.</w:t>
            </w:r>
          </w:p>
        </w:tc>
        <w:tc>
          <w:tcPr>
            <w:tcW w:w="2073" w:type="dxa"/>
          </w:tcPr>
          <w:p w14:paraId="2FAC131A" w14:textId="77777777" w:rsidR="000630C8" w:rsidRPr="00726D0D" w:rsidRDefault="000630C8" w:rsidP="00F26B24">
            <w:pPr>
              <w:spacing w:line="360" w:lineRule="auto"/>
            </w:pPr>
            <w:r w:rsidRPr="00726D0D">
              <w:t>To be computed</w:t>
            </w:r>
          </w:p>
        </w:tc>
        <w:tc>
          <w:tcPr>
            <w:tcW w:w="3124" w:type="dxa"/>
          </w:tcPr>
          <w:p w14:paraId="7765AA67" w14:textId="77777777" w:rsidR="000630C8" w:rsidRDefault="000630C8" w:rsidP="00F26B24">
            <w:pPr>
              <w:spacing w:line="360" w:lineRule="auto"/>
              <w:jc w:val="center"/>
            </w:pPr>
            <w:r w:rsidRPr="00726D0D">
              <w:rPr>
                <w:position w:val="-24"/>
              </w:rPr>
              <w:object w:dxaOrig="1280" w:dyaOrig="620" w14:anchorId="0FB4D98E">
                <v:shape id="_x0000_i1032" type="#_x0000_t75" style="width:1in;height:30.15pt" o:ole="" fillcolor="#ff9">
                  <v:imagedata r:id="rId42" o:title=""/>
                </v:shape>
                <o:OLEObject Type="Embed" ProgID="Equation.3" ShapeID="_x0000_i1032" DrawAspect="Content" ObjectID="_1766214025" r:id="rId43"/>
              </w:object>
            </w:r>
          </w:p>
          <w:p w14:paraId="12472915" w14:textId="77777777" w:rsidR="000630C8" w:rsidRDefault="000630C8" w:rsidP="00F26B24">
            <w:pPr>
              <w:spacing w:line="360" w:lineRule="auto"/>
              <w:jc w:val="center"/>
              <w:rPr>
                <w:color w:val="000000"/>
                <w:szCs w:val="22"/>
                <w:lang w:val="en-US"/>
              </w:rPr>
            </w:pPr>
            <w:r>
              <w:rPr>
                <w:color w:val="000000"/>
                <w:szCs w:val="22"/>
                <w:lang w:val="en-US"/>
              </w:rPr>
              <w:t>Path: Platform\Frequency 1-J or 2-K</w:t>
            </w:r>
          </w:p>
          <w:p w14:paraId="4EFFC140"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System\Motor\Setup</w:t>
            </w:r>
          </w:p>
        </w:tc>
      </w:tr>
      <w:tr w:rsidR="000630C8" w:rsidRPr="00726D0D" w14:paraId="71A77963" w14:textId="77777777" w:rsidTr="00F26B24">
        <w:tc>
          <w:tcPr>
            <w:tcW w:w="1008" w:type="dxa"/>
          </w:tcPr>
          <w:p w14:paraId="20AD1E7C" w14:textId="77777777" w:rsidR="000630C8" w:rsidRPr="00726D0D" w:rsidRDefault="000630C8" w:rsidP="00F26B24">
            <w:pPr>
              <w:spacing w:line="360" w:lineRule="auto"/>
            </w:pPr>
            <w:r w:rsidRPr="00726D0D">
              <w:rPr>
                <w:i/>
                <w:iCs/>
              </w:rPr>
              <w:t>s</w:t>
            </w:r>
          </w:p>
        </w:tc>
        <w:tc>
          <w:tcPr>
            <w:tcW w:w="1980" w:type="dxa"/>
          </w:tcPr>
          <w:p w14:paraId="2C7732A5" w14:textId="77777777" w:rsidR="000630C8" w:rsidRPr="00726D0D" w:rsidRDefault="000630C8" w:rsidP="00F26B24">
            <w:pPr>
              <w:spacing w:line="360" w:lineRule="auto"/>
            </w:pPr>
            <w:r w:rsidRPr="00726D0D">
              <w:t>Slip</w:t>
            </w:r>
          </w:p>
        </w:tc>
        <w:tc>
          <w:tcPr>
            <w:tcW w:w="807" w:type="dxa"/>
          </w:tcPr>
          <w:p w14:paraId="73DEB53C" w14:textId="77777777" w:rsidR="000630C8" w:rsidRPr="00726D0D" w:rsidRDefault="000630C8" w:rsidP="00F26B24">
            <w:pPr>
              <w:spacing w:line="360" w:lineRule="auto"/>
            </w:pPr>
            <w:r w:rsidRPr="00726D0D">
              <w:t xml:space="preserve">no unit </w:t>
            </w:r>
          </w:p>
        </w:tc>
        <w:tc>
          <w:tcPr>
            <w:tcW w:w="2073" w:type="dxa"/>
          </w:tcPr>
          <w:p w14:paraId="41DBC212" w14:textId="77777777" w:rsidR="000630C8" w:rsidRPr="00726D0D" w:rsidRDefault="000630C8" w:rsidP="00F26B24">
            <w:pPr>
              <w:spacing w:line="360" w:lineRule="auto"/>
            </w:pPr>
            <w:r w:rsidRPr="00726D0D">
              <w:t>To be computed</w:t>
            </w:r>
          </w:p>
        </w:tc>
        <w:tc>
          <w:tcPr>
            <w:tcW w:w="3124" w:type="dxa"/>
          </w:tcPr>
          <w:p w14:paraId="26B10F5F" w14:textId="77777777" w:rsidR="000630C8" w:rsidRPr="00726D0D" w:rsidRDefault="000630C8" w:rsidP="00F26B24">
            <w:pPr>
              <w:spacing w:line="360" w:lineRule="auto"/>
              <w:jc w:val="center"/>
            </w:pPr>
            <w:r w:rsidRPr="00726D0D">
              <w:rPr>
                <w:position w:val="-30"/>
              </w:rPr>
              <w:object w:dxaOrig="1340" w:dyaOrig="720" w14:anchorId="280ACCEB">
                <v:shape id="_x0000_i1033" type="#_x0000_t75" style="width:76.2pt;height:36pt" o:ole="" fillcolor="#ff9">
                  <v:imagedata r:id="rId44" o:title=""/>
                </v:shape>
                <o:OLEObject Type="Embed" ProgID="Equation.3" ShapeID="_x0000_i1033" DrawAspect="Content" ObjectID="_1766214026" r:id="rId45"/>
              </w:object>
            </w:r>
          </w:p>
        </w:tc>
      </w:tr>
      <w:tr w:rsidR="000630C8" w:rsidRPr="00726D0D" w14:paraId="16E78882" w14:textId="77777777" w:rsidTr="00F26B24">
        <w:tc>
          <w:tcPr>
            <w:tcW w:w="1008" w:type="dxa"/>
          </w:tcPr>
          <w:p w14:paraId="40E8CEEA" w14:textId="77777777" w:rsidR="000630C8" w:rsidRPr="00726D0D" w:rsidRDefault="000630C8" w:rsidP="00F26B24">
            <w:pPr>
              <w:spacing w:line="360" w:lineRule="auto"/>
              <w:rPr>
                <w:i/>
                <w:iCs/>
              </w:rPr>
            </w:pPr>
            <w:r w:rsidRPr="00726D0D">
              <w:rPr>
                <w:i/>
                <w:iCs/>
              </w:rPr>
              <w:sym w:font="Symbol" w:char="F077"/>
            </w:r>
            <w:r w:rsidRPr="00726D0D">
              <w:rPr>
                <w:i/>
                <w:iCs/>
                <w:vertAlign w:val="subscript"/>
              </w:rPr>
              <w:t>r</w:t>
            </w:r>
          </w:p>
        </w:tc>
        <w:tc>
          <w:tcPr>
            <w:tcW w:w="1980" w:type="dxa"/>
          </w:tcPr>
          <w:p w14:paraId="3E56BBE7" w14:textId="77777777" w:rsidR="000630C8" w:rsidRPr="00726D0D" w:rsidRDefault="000630C8" w:rsidP="00F26B24">
            <w:pPr>
              <w:spacing w:line="360" w:lineRule="auto"/>
            </w:pPr>
            <w:r w:rsidRPr="00726D0D">
              <w:t>Motor speed</w:t>
            </w:r>
          </w:p>
        </w:tc>
        <w:tc>
          <w:tcPr>
            <w:tcW w:w="807" w:type="dxa"/>
          </w:tcPr>
          <w:p w14:paraId="20735F0B" w14:textId="77777777" w:rsidR="000630C8" w:rsidRPr="00726D0D" w:rsidRDefault="000630C8" w:rsidP="00F26B24">
            <w:pPr>
              <w:spacing w:line="360" w:lineRule="auto"/>
            </w:pPr>
            <w:r w:rsidRPr="00726D0D">
              <w:t>r.p.m.</w:t>
            </w:r>
          </w:p>
        </w:tc>
        <w:tc>
          <w:tcPr>
            <w:tcW w:w="2073" w:type="dxa"/>
          </w:tcPr>
          <w:p w14:paraId="0511DF79" w14:textId="77777777" w:rsidR="000630C8" w:rsidRPr="00726D0D" w:rsidRDefault="000630C8" w:rsidP="00F26B24">
            <w:pPr>
              <w:spacing w:line="360" w:lineRule="auto"/>
            </w:pPr>
            <w:r w:rsidRPr="00726D0D">
              <w:t>To be computed</w:t>
            </w:r>
          </w:p>
        </w:tc>
        <w:tc>
          <w:tcPr>
            <w:tcW w:w="3124" w:type="dxa"/>
          </w:tcPr>
          <w:p w14:paraId="19B6DA75" w14:textId="77777777" w:rsidR="000630C8" w:rsidRPr="00726D0D" w:rsidRDefault="000630C8" w:rsidP="00F26B24">
            <w:pPr>
              <w:spacing w:line="360" w:lineRule="auto"/>
              <w:jc w:val="center"/>
            </w:pPr>
            <w:r w:rsidRPr="00726D0D">
              <w:rPr>
                <w:position w:val="-12"/>
              </w:rPr>
              <w:object w:dxaOrig="1520" w:dyaOrig="360" w14:anchorId="41640CEB">
                <v:shape id="_x0000_i1034" type="#_x0000_t75" style="width:85.4pt;height:19.25pt" o:ole="" fillcolor="#ff9">
                  <v:imagedata r:id="rId36" o:title=""/>
                </v:shape>
                <o:OLEObject Type="Embed" ProgID="Equation.3" ShapeID="_x0000_i1034" DrawAspect="Content" ObjectID="_1766214027" r:id="rId46"/>
              </w:object>
            </w:r>
          </w:p>
        </w:tc>
      </w:tr>
    </w:tbl>
    <w:p w14:paraId="4B6C9A13" w14:textId="77777777" w:rsidR="000630C8" w:rsidRDefault="000630C8" w:rsidP="000630C8">
      <w:pPr>
        <w:spacing w:line="360" w:lineRule="auto"/>
        <w:rPr>
          <w:u w:val="single"/>
        </w:rPr>
      </w:pPr>
    </w:p>
    <w:p w14:paraId="205FA33F" w14:textId="77777777" w:rsidR="00FE45D0" w:rsidRPr="00D52DB4" w:rsidRDefault="00FE45D0" w:rsidP="00FE45D0">
      <w:pPr>
        <w:spacing w:line="360" w:lineRule="auto"/>
        <w:rPr>
          <w:color w:val="4472C4"/>
        </w:rPr>
      </w:pPr>
      <w:r w:rsidRPr="00D52DB4">
        <w:rPr>
          <w:color w:val="4472C4"/>
        </w:rPr>
        <w:t xml:space="preserve">B: </w:t>
      </w:r>
      <w:r w:rsidRPr="00D52DB4">
        <w:rPr>
          <w:b/>
          <w:color w:val="4472C4"/>
        </w:rPr>
        <w:t>In case of synchronous motor (as per</w:t>
      </w:r>
      <w:r>
        <w:rPr>
          <w:b/>
          <w:color w:val="4472C4"/>
        </w:rPr>
        <w:t xml:space="preserve"> motor type</w:t>
      </w:r>
      <w:r w:rsidRPr="00D52DB4">
        <w:rPr>
          <w:b/>
          <w:color w:val="4472C4"/>
        </w:rPr>
        <w:t xml:space="preserve"> setting)</w:t>
      </w:r>
      <w:r w:rsidRPr="00D52DB4">
        <w:rPr>
          <w:color w:val="4472C4"/>
        </w:rPr>
        <w:t xml:space="preserve"> speed (Nr) is directly equal to computed synchronous speed = (120*Tracking Freq)/No. of Poles. Nr in rpm or Fr = Nr/60 in Hz must be directly substituted in fault frequency formulas. </w:t>
      </w:r>
    </w:p>
    <w:p w14:paraId="10066149" w14:textId="77777777" w:rsidR="00FE45D0" w:rsidRDefault="00FE45D0" w:rsidP="00FE45D0">
      <w:pPr>
        <w:spacing w:line="360" w:lineRule="auto"/>
        <w:rPr>
          <w:color w:val="000000"/>
        </w:rPr>
      </w:pPr>
      <w:r w:rsidRPr="00D52DB4">
        <w:rPr>
          <w:color w:val="4472C4"/>
        </w:rPr>
        <w:lastRenderedPageBreak/>
        <w:t xml:space="preserve">C: </w:t>
      </w:r>
      <w:r w:rsidRPr="00B66575">
        <w:rPr>
          <w:b/>
          <w:color w:val="000000"/>
          <w:highlight w:val="green"/>
        </w:rPr>
        <w:t>In case of VFD fed induction motor</w:t>
      </w:r>
      <w:r w:rsidR="00907AD1" w:rsidRPr="00B66575">
        <w:rPr>
          <w:b/>
          <w:color w:val="000000"/>
          <w:highlight w:val="green"/>
        </w:rPr>
        <w:t xml:space="preserve"> and 3-Ph VT at motor terminals only </w:t>
      </w:r>
      <w:r w:rsidRPr="00B66575">
        <w:rPr>
          <w:b/>
          <w:color w:val="000000"/>
          <w:highlight w:val="green"/>
        </w:rPr>
        <w:t>(as per motor type</w:t>
      </w:r>
      <w:r w:rsidR="00907AD1" w:rsidRPr="00B66575">
        <w:rPr>
          <w:b/>
          <w:color w:val="000000"/>
          <w:highlight w:val="green"/>
        </w:rPr>
        <w:t>/voltage type</w:t>
      </w:r>
      <w:r w:rsidRPr="00B66575">
        <w:rPr>
          <w:b/>
          <w:color w:val="000000"/>
          <w:highlight w:val="green"/>
        </w:rPr>
        <w:t xml:space="preserve"> setting)</w:t>
      </w:r>
      <w:r w:rsidRPr="00B66575">
        <w:rPr>
          <w:color w:val="000000"/>
          <w:highlight w:val="green"/>
        </w:rPr>
        <w:t>, speed estimation can be done as per the steps below,</w:t>
      </w:r>
    </w:p>
    <w:p w14:paraId="5FCEE63D" w14:textId="77777777" w:rsidR="004818BB" w:rsidRPr="00D52DB4" w:rsidRDefault="004818BB" w:rsidP="004818BB">
      <w:pPr>
        <w:spacing w:line="360" w:lineRule="auto"/>
        <w:jc w:val="both"/>
        <w:rPr>
          <w:color w:val="4472C4"/>
        </w:rPr>
      </w:pPr>
      <w:r w:rsidRPr="00B66575">
        <w:rPr>
          <w:color w:val="000000"/>
          <w:highlight w:val="green"/>
        </w:rPr>
        <w:t>Check if the load</w:t>
      </w:r>
      <w:r>
        <w:rPr>
          <w:color w:val="000000"/>
          <w:highlight w:val="green"/>
        </w:rPr>
        <w:t>&gt;</w:t>
      </w:r>
      <w:r w:rsidR="000F4111">
        <w:rPr>
          <w:color w:val="000000"/>
          <w:highlight w:val="green"/>
        </w:rPr>
        <w:t>=</w:t>
      </w:r>
      <w:r>
        <w:rPr>
          <w:color w:val="000000"/>
          <w:highlight w:val="green"/>
        </w:rPr>
        <w:t xml:space="preserve"> 0.40 x FLA and</w:t>
      </w:r>
      <w:r w:rsidRPr="00B66575">
        <w:rPr>
          <w:color w:val="000000"/>
          <w:highlight w:val="green"/>
        </w:rPr>
        <w:t xml:space="preserve"> &lt;= 1.00 x FLA (Rated FLA as per name plate setting)</w:t>
      </w:r>
      <w:r>
        <w:rPr>
          <w:color w:val="000000"/>
          <w:highlight w:val="green"/>
        </w:rPr>
        <w:t xml:space="preserve"> and frequency &lt; rated system frequency (50</w:t>
      </w:r>
      <w:r w:rsidR="000F4111">
        <w:rPr>
          <w:color w:val="000000"/>
          <w:highlight w:val="green"/>
        </w:rPr>
        <w:t xml:space="preserve"> or </w:t>
      </w:r>
      <w:r>
        <w:rPr>
          <w:color w:val="000000"/>
          <w:highlight w:val="green"/>
        </w:rPr>
        <w:t>60 Hz</w:t>
      </w:r>
      <w:r w:rsidRPr="004818BB">
        <w:rPr>
          <w:color w:val="000000"/>
          <w:highlight w:val="green"/>
        </w:rPr>
        <w:t>).</w:t>
      </w:r>
      <w:r w:rsidR="000F4111">
        <w:rPr>
          <w:color w:val="000000"/>
          <w:highlight w:val="green"/>
        </w:rPr>
        <w:t xml:space="preserve"> </w:t>
      </w:r>
      <w:r w:rsidRPr="004818BB">
        <w:rPr>
          <w:color w:val="000000"/>
          <w:highlight w:val="green"/>
        </w:rPr>
        <w:t>If the condition</w:t>
      </w:r>
      <w:r w:rsidR="000F4111">
        <w:rPr>
          <w:color w:val="000000"/>
          <w:highlight w:val="green"/>
        </w:rPr>
        <w:t>s specified</w:t>
      </w:r>
      <w:r w:rsidRPr="004818BB">
        <w:rPr>
          <w:color w:val="000000"/>
          <w:highlight w:val="green"/>
        </w:rPr>
        <w:t xml:space="preserve"> is valid</w:t>
      </w:r>
      <w:r w:rsidR="000F4111">
        <w:rPr>
          <w:color w:val="000000"/>
          <w:highlight w:val="green"/>
        </w:rPr>
        <w:t xml:space="preserve"> (to ensure constant V/f operation)</w:t>
      </w:r>
      <w:r w:rsidRPr="004818BB">
        <w:rPr>
          <w:color w:val="000000"/>
          <w:highlight w:val="green"/>
        </w:rPr>
        <w:t xml:space="preserve"> proceed to steps below for speed computation else mark </w:t>
      </w:r>
      <w:r w:rsidR="00B101CE">
        <w:rPr>
          <w:color w:val="000000"/>
          <w:highlight w:val="green"/>
        </w:rPr>
        <w:t xml:space="preserve">all </w:t>
      </w:r>
      <w:r w:rsidRPr="004818BB">
        <w:rPr>
          <w:color w:val="000000"/>
          <w:highlight w:val="green"/>
        </w:rPr>
        <w:t>dB values as default.</w:t>
      </w:r>
    </w:p>
    <w:p w14:paraId="1F639F42" w14:textId="77777777" w:rsidR="00FE45D0" w:rsidRPr="004271B5" w:rsidRDefault="00FE45D0" w:rsidP="00FE45D0">
      <w:pPr>
        <w:jc w:val="both"/>
        <w:rPr>
          <w:color w:val="2E74B5"/>
        </w:rPr>
      </w:pPr>
      <w:r w:rsidRPr="004271B5">
        <w:rPr>
          <w:color w:val="2E74B5"/>
        </w:rPr>
        <w:t>Step 1:  Compute Synchronous Speed in rpm as, Ns = (120 * Fs/P) where ‘Fs’ is tracking frequency and ‘P’ is No. of poles</w:t>
      </w:r>
      <w:r w:rsidRPr="00B66575">
        <w:rPr>
          <w:color w:val="000000"/>
        </w:rPr>
        <w:t>.</w:t>
      </w:r>
    </w:p>
    <w:p w14:paraId="4BE16C6F" w14:textId="77777777" w:rsidR="00FE45D0" w:rsidRPr="004271B5" w:rsidRDefault="00FE45D0" w:rsidP="00FE45D0">
      <w:pPr>
        <w:jc w:val="both"/>
        <w:rPr>
          <w:color w:val="2E74B5"/>
        </w:rPr>
      </w:pPr>
      <w:r w:rsidRPr="004271B5">
        <w:rPr>
          <w:color w:val="2E74B5"/>
        </w:rPr>
        <w:t xml:space="preserve">Step 2: </w:t>
      </w:r>
      <w:r w:rsidRPr="007F77C4">
        <w:rPr>
          <w:color w:val="2E74B5"/>
        </w:rPr>
        <w:t>Compute</w:t>
      </w:r>
      <w:r w:rsidRPr="004271B5">
        <w:rPr>
          <w:color w:val="2E74B5"/>
        </w:rPr>
        <w:t xml:space="preserve"> Normalized input power (Pin_norm) based on the operating frequency as, where ‘Pin’ is computed input power of the motor in metering, Tracking Freq. is from metering and Rated Freq. is nominal frequency from name plate.  </w:t>
      </w:r>
    </w:p>
    <w:p w14:paraId="2209C6C7" w14:textId="77777777" w:rsidR="00FE45D0" w:rsidRPr="004271B5" w:rsidRDefault="00FE45D0" w:rsidP="00FE45D0">
      <w:pPr>
        <w:ind w:left="1440" w:firstLine="720"/>
        <w:jc w:val="both"/>
        <w:rPr>
          <w:color w:val="2E74B5"/>
        </w:rPr>
      </w:pPr>
      <w:r w:rsidRPr="004271B5">
        <w:rPr>
          <w:color w:val="2E74B5"/>
        </w:rPr>
        <w:t xml:space="preserve">Pin_norm = Pin * (Rated Freq./Tracking Freq.) </w:t>
      </w:r>
    </w:p>
    <w:p w14:paraId="6C1B7BB5" w14:textId="77777777" w:rsidR="00B27C95" w:rsidRDefault="00FE45D0" w:rsidP="00FE45D0">
      <w:pPr>
        <w:jc w:val="both"/>
        <w:rPr>
          <w:color w:val="2E74B5"/>
        </w:rPr>
      </w:pPr>
      <w:r w:rsidRPr="004271B5">
        <w:rPr>
          <w:color w:val="2E74B5"/>
        </w:rPr>
        <w:t>Step 3: Motor speed in rpm = Ns – [abs (Pin_norm/ Pin_rated)* Rated slip speed],</w:t>
      </w:r>
      <w:r w:rsidR="00B27C95" w:rsidRPr="004271B5">
        <w:rPr>
          <w:color w:val="2E74B5"/>
        </w:rPr>
        <w:t>where,</w:t>
      </w:r>
    </w:p>
    <w:p w14:paraId="7565D087" w14:textId="77777777" w:rsidR="00FE45D0" w:rsidRPr="004271B5" w:rsidRDefault="00FE45D0" w:rsidP="00FE45D0">
      <w:pPr>
        <w:jc w:val="both"/>
        <w:rPr>
          <w:color w:val="2E74B5"/>
        </w:rPr>
      </w:pPr>
      <w:r w:rsidRPr="004271B5">
        <w:rPr>
          <w:color w:val="2E74B5"/>
        </w:rPr>
        <w:t>‘Pin_rated’ is rated input power of motor computed as [rated output/rated efficiency], where rated output in kW = Motor HP * 0.746 and rated efficiency is from name plate.</w:t>
      </w:r>
    </w:p>
    <w:p w14:paraId="5DFDBBF5" w14:textId="77777777" w:rsidR="00FE45D0" w:rsidRPr="00B66575" w:rsidRDefault="00FE45D0" w:rsidP="00FE45D0">
      <w:pPr>
        <w:jc w:val="both"/>
        <w:rPr>
          <w:color w:val="000000"/>
        </w:rPr>
      </w:pPr>
      <w:r w:rsidRPr="004271B5">
        <w:rPr>
          <w:color w:val="2E74B5"/>
        </w:rPr>
        <w:t>Rated slip speed = [Ns – Nr], where Nr is rated speed from name plate</w:t>
      </w:r>
      <w:r w:rsidR="0048274A">
        <w:rPr>
          <w:color w:val="2E74B5"/>
        </w:rPr>
        <w:t xml:space="preserve"> </w:t>
      </w:r>
      <w:r w:rsidR="0048274A" w:rsidRPr="00B66575">
        <w:rPr>
          <w:color w:val="000000"/>
          <w:highlight w:val="green"/>
        </w:rPr>
        <w:t>and Ns is rated synchronous speed (120*Frated/P)</w:t>
      </w:r>
      <w:r w:rsidRPr="00B66575">
        <w:rPr>
          <w:color w:val="000000"/>
          <w:highlight w:val="green"/>
        </w:rPr>
        <w:t>.</w:t>
      </w:r>
      <w:r w:rsidRPr="00B66575">
        <w:rPr>
          <w:color w:val="000000"/>
        </w:rPr>
        <w:t xml:space="preserve"> </w:t>
      </w:r>
    </w:p>
    <w:p w14:paraId="6A209C04" w14:textId="77777777" w:rsidR="000D073C" w:rsidRDefault="000D073C" w:rsidP="00FE45D0">
      <w:pPr>
        <w:jc w:val="both"/>
        <w:rPr>
          <w:color w:val="2E74B5"/>
        </w:rPr>
      </w:pPr>
    </w:p>
    <w:p w14:paraId="000E2285" w14:textId="77777777" w:rsidR="00FE45D0" w:rsidRDefault="000D073C" w:rsidP="00C83446">
      <w:pPr>
        <w:autoSpaceDE w:val="0"/>
        <w:autoSpaceDN w:val="0"/>
        <w:spacing w:after="0"/>
        <w:jc w:val="both"/>
        <w:rPr>
          <w:bCs/>
          <w:color w:val="4472C4"/>
        </w:rPr>
      </w:pPr>
      <w:r>
        <w:rPr>
          <w:color w:val="4472C4"/>
        </w:rPr>
        <w:t>D</w:t>
      </w:r>
      <w:r w:rsidRPr="00D52DB4">
        <w:rPr>
          <w:color w:val="4472C4"/>
        </w:rPr>
        <w:t xml:space="preserve">: </w:t>
      </w:r>
      <w:r w:rsidRPr="00D52DB4">
        <w:rPr>
          <w:b/>
          <w:color w:val="4472C4"/>
        </w:rPr>
        <w:t>In case of</w:t>
      </w:r>
      <w:r>
        <w:rPr>
          <w:b/>
          <w:color w:val="4472C4"/>
        </w:rPr>
        <w:t xml:space="preserve"> 1-Ph VT Option: </w:t>
      </w:r>
      <w:r w:rsidRPr="00C85196">
        <w:rPr>
          <w:color w:val="2E74B5"/>
        </w:rPr>
        <w:t>With 1Ph-VT option (only one phase measured voltage is available</w:t>
      </w:r>
      <w:r w:rsidR="00C85196" w:rsidRPr="00C85196">
        <w:rPr>
          <w:color w:val="2E74B5"/>
        </w:rPr>
        <w:t xml:space="preserve"> to relay</w:t>
      </w:r>
      <w:r w:rsidR="003456BD">
        <w:rPr>
          <w:color w:val="2E74B5"/>
        </w:rPr>
        <w:t xml:space="preserve"> configured at </w:t>
      </w:r>
      <w:r w:rsidR="003456BD" w:rsidRPr="003456BD">
        <w:rPr>
          <w:color w:val="2E74B5"/>
        </w:rPr>
        <w:t>System--&gt;Voltage Sensing--&gt; Phase VT Connection</w:t>
      </w:r>
      <w:r w:rsidRPr="00C85196">
        <w:rPr>
          <w:color w:val="2E74B5"/>
        </w:rPr>
        <w:t>), voltages of other phases and there by power is computed considering balanced</w:t>
      </w:r>
      <w:r w:rsidR="00C85196" w:rsidRPr="00C85196">
        <w:rPr>
          <w:color w:val="2E74B5"/>
        </w:rPr>
        <w:t xml:space="preserve"> 3-phase</w:t>
      </w:r>
      <w:r w:rsidRPr="00C85196">
        <w:rPr>
          <w:color w:val="2E74B5"/>
        </w:rPr>
        <w:t xml:space="preserve"> system. This feature is currently supported in 850</w:t>
      </w:r>
      <w:r w:rsidR="00C85196" w:rsidRPr="00C85196">
        <w:rPr>
          <w:color w:val="2E74B5"/>
        </w:rPr>
        <w:t xml:space="preserve"> case</w:t>
      </w:r>
      <w:r w:rsidRPr="00C85196">
        <w:rPr>
          <w:color w:val="2E74B5"/>
        </w:rPr>
        <w:t xml:space="preserve"> and needs to be extended to 869 so that power computed </w:t>
      </w:r>
      <w:r w:rsidR="00C85196" w:rsidRPr="00C85196">
        <w:rPr>
          <w:color w:val="2E74B5"/>
        </w:rPr>
        <w:t xml:space="preserve">with 1-VT option </w:t>
      </w:r>
      <w:r w:rsidRPr="00C85196">
        <w:rPr>
          <w:color w:val="2E74B5"/>
        </w:rPr>
        <w:t xml:space="preserve">can be used as input to speed estimation algorithm as mentioned </w:t>
      </w:r>
      <w:r w:rsidR="00C85196" w:rsidRPr="00C85196">
        <w:rPr>
          <w:color w:val="2E74B5"/>
        </w:rPr>
        <w:t>in case A above for induction motors. Once speed estimation is done, the remaining ESA procedure is same.</w:t>
      </w:r>
      <w:r w:rsidR="00C85196">
        <w:rPr>
          <w:bCs/>
          <w:color w:val="4472C4"/>
        </w:rPr>
        <w:t xml:space="preserve">  </w:t>
      </w:r>
    </w:p>
    <w:p w14:paraId="394EEC5C" w14:textId="77777777" w:rsidR="00B66575" w:rsidRPr="00B66575" w:rsidRDefault="00B66575" w:rsidP="00B66575">
      <w:pPr>
        <w:jc w:val="both"/>
        <w:rPr>
          <w:bCs/>
          <w:color w:val="000000"/>
        </w:rPr>
      </w:pPr>
      <w:r w:rsidRPr="00B66575">
        <w:rPr>
          <w:bCs/>
          <w:color w:val="000000"/>
          <w:highlight w:val="green"/>
        </w:rPr>
        <w:t>All the metering values related to k= 1,2,3 of</w:t>
      </w:r>
      <w:r>
        <w:rPr>
          <w:bCs/>
          <w:color w:val="000000"/>
          <w:highlight w:val="green"/>
        </w:rPr>
        <w:t xml:space="preserve"> IND</w:t>
      </w:r>
      <w:r w:rsidRPr="00B66575">
        <w:rPr>
          <w:bCs/>
          <w:color w:val="000000"/>
          <w:highlight w:val="green"/>
        </w:rPr>
        <w:t xml:space="preserve"> with </w:t>
      </w:r>
      <w:r>
        <w:rPr>
          <w:bCs/>
          <w:color w:val="000000"/>
          <w:highlight w:val="green"/>
        </w:rPr>
        <w:t xml:space="preserve">1-Ph </w:t>
      </w:r>
      <w:r w:rsidRPr="00B66575">
        <w:rPr>
          <w:bCs/>
          <w:color w:val="000000"/>
          <w:highlight w:val="green"/>
        </w:rPr>
        <w:t xml:space="preserve">VT case will be shown but the PKP decision for </w:t>
      </w:r>
      <w:r w:rsidR="00B27C95">
        <w:rPr>
          <w:bCs/>
          <w:color w:val="000000"/>
          <w:highlight w:val="green"/>
        </w:rPr>
        <w:t xml:space="preserve">ESA </w:t>
      </w:r>
      <w:r w:rsidRPr="00B66575">
        <w:rPr>
          <w:bCs/>
          <w:color w:val="000000"/>
          <w:highlight w:val="green"/>
        </w:rPr>
        <w:t>events will be taken from only those fault frequenc</w:t>
      </w:r>
      <w:r w:rsidR="00B27C95">
        <w:rPr>
          <w:bCs/>
          <w:color w:val="000000"/>
          <w:highlight w:val="green"/>
        </w:rPr>
        <w:t>y magnitudes</w:t>
      </w:r>
      <w:r w:rsidRPr="00B66575">
        <w:rPr>
          <w:bCs/>
          <w:color w:val="000000"/>
          <w:highlight w:val="green"/>
        </w:rPr>
        <w:t xml:space="preserve"> corresponding to k=1</w:t>
      </w:r>
      <w:r>
        <w:rPr>
          <w:bCs/>
          <w:color w:val="000000"/>
        </w:rPr>
        <w:t>.</w:t>
      </w:r>
    </w:p>
    <w:p w14:paraId="23CE4710" w14:textId="77777777" w:rsidR="00C85196" w:rsidRPr="00FD7445" w:rsidRDefault="00FD7445" w:rsidP="00C83446">
      <w:pPr>
        <w:jc w:val="both"/>
        <w:rPr>
          <w:color w:val="2E74B5"/>
        </w:rPr>
      </w:pPr>
      <w:r w:rsidRPr="00FD7445">
        <w:rPr>
          <w:b/>
          <w:color w:val="4472C4"/>
        </w:rPr>
        <w:t>Note:</w:t>
      </w:r>
      <w:r>
        <w:rPr>
          <w:bCs/>
          <w:color w:val="4472C4"/>
        </w:rPr>
        <w:t xml:space="preserve"> </w:t>
      </w:r>
      <w:r w:rsidRPr="00FD7445">
        <w:rPr>
          <w:color w:val="2E74B5"/>
        </w:rPr>
        <w:t>There is no change to synchronous motor speed estimation/ESA logic with this option</w:t>
      </w:r>
      <w:r w:rsidR="006A7B59">
        <w:rPr>
          <w:color w:val="2E74B5"/>
        </w:rPr>
        <w:t xml:space="preserve"> and is not applicable for VFD-fed machine</w:t>
      </w:r>
      <w:r w:rsidRPr="00FD7445">
        <w:rPr>
          <w:color w:val="2E74B5"/>
        </w:rPr>
        <w:t>.</w:t>
      </w:r>
    </w:p>
    <w:p w14:paraId="3B88F66C" w14:textId="77777777" w:rsidR="00324028" w:rsidRPr="00FD7445" w:rsidRDefault="00C85196" w:rsidP="00FE45D0">
      <w:pPr>
        <w:jc w:val="both"/>
        <w:rPr>
          <w:color w:val="2E74B5"/>
        </w:rPr>
      </w:pPr>
      <w:r>
        <w:rPr>
          <w:bCs/>
          <w:color w:val="4472C4"/>
        </w:rPr>
        <w:t xml:space="preserve">E: </w:t>
      </w:r>
      <w:r w:rsidRPr="00C85196">
        <w:rPr>
          <w:b/>
          <w:color w:val="4472C4"/>
        </w:rPr>
        <w:t>In case of Voltage less Option (No-VT Option)</w:t>
      </w:r>
      <w:r w:rsidR="00BE7267">
        <w:rPr>
          <w:b/>
          <w:color w:val="4472C4"/>
        </w:rPr>
        <w:t xml:space="preserve"> with IND motor type</w:t>
      </w:r>
      <w:r>
        <w:rPr>
          <w:bCs/>
          <w:color w:val="4472C4"/>
        </w:rPr>
        <w:t xml:space="preserve">: </w:t>
      </w:r>
      <w:r w:rsidRPr="00FD7445">
        <w:rPr>
          <w:color w:val="2E74B5"/>
        </w:rPr>
        <w:t xml:space="preserve">No voltage option is identified based on ESA setting (Voltage Type). In case of no voltage option or no VT input to relay, speed estimation </w:t>
      </w:r>
      <w:r w:rsidR="00324028" w:rsidRPr="00FD7445">
        <w:rPr>
          <w:color w:val="2E74B5"/>
        </w:rPr>
        <w:t>is done using the equation below,</w:t>
      </w:r>
    </w:p>
    <w:p w14:paraId="10625D43" w14:textId="77777777" w:rsidR="00324028" w:rsidRPr="00FD7445" w:rsidRDefault="00324028" w:rsidP="00324028">
      <w:pPr>
        <w:rPr>
          <w:color w:val="2E74B5"/>
        </w:rPr>
      </w:pPr>
      <w:r w:rsidRPr="00FD7445">
        <w:rPr>
          <w:color w:val="2E74B5"/>
        </w:rPr>
        <w:t xml:space="preserve">Motor Speed in rpm = (Synch Speed in rpm) – ((xFLA/1.00) * (Rated Slip speed in rpm)), where </w:t>
      </w:r>
    </w:p>
    <w:p w14:paraId="28A08685" w14:textId="77777777" w:rsidR="00324028" w:rsidRPr="00FD7445" w:rsidRDefault="00324028" w:rsidP="00324028">
      <w:pPr>
        <w:pStyle w:val="ListParagraph"/>
        <w:numPr>
          <w:ilvl w:val="0"/>
          <w:numId w:val="48"/>
        </w:numPr>
        <w:rPr>
          <w:rFonts w:ascii="GE Inspira" w:eastAsia="Times New Roman" w:hAnsi="GE Inspira" w:cs="Times New Roman"/>
          <w:color w:val="2E74B5"/>
          <w:szCs w:val="24"/>
          <w:lang w:val="en-CA" w:eastAsia="en-US"/>
        </w:rPr>
      </w:pPr>
      <w:r w:rsidRPr="00FD7445">
        <w:rPr>
          <w:rFonts w:ascii="GE Inspira" w:eastAsia="Times New Roman" w:hAnsi="GE Inspira" w:cs="Times New Roman"/>
          <w:color w:val="2E74B5"/>
          <w:szCs w:val="24"/>
          <w:lang w:val="en-CA" w:eastAsia="en-US"/>
        </w:rPr>
        <w:t>Synch Speed in rpm = 120*Fs/P (Fs is measured</w:t>
      </w:r>
      <w:r w:rsidR="0048274A">
        <w:rPr>
          <w:rFonts w:ascii="GE Inspira" w:eastAsia="Times New Roman" w:hAnsi="GE Inspira" w:cs="Times New Roman"/>
          <w:color w:val="2E74B5"/>
          <w:szCs w:val="24"/>
          <w:lang w:val="en-CA" w:eastAsia="en-US"/>
        </w:rPr>
        <w:t>/tracking</w:t>
      </w:r>
      <w:r w:rsidRPr="00FD7445">
        <w:rPr>
          <w:rFonts w:ascii="GE Inspira" w:eastAsia="Times New Roman" w:hAnsi="GE Inspira" w:cs="Times New Roman"/>
          <w:color w:val="2E74B5"/>
          <w:szCs w:val="24"/>
          <w:lang w:val="en-CA" w:eastAsia="en-US"/>
        </w:rPr>
        <w:t xml:space="preserve"> frequency and ‘P’ is no. of poles from motor nameplate settings</w:t>
      </w:r>
      <w:r w:rsidR="00CA0A38" w:rsidRPr="00FD7445">
        <w:rPr>
          <w:rFonts w:ascii="GE Inspira" w:eastAsia="Times New Roman" w:hAnsi="GE Inspira" w:cs="Times New Roman"/>
          <w:color w:val="2E74B5"/>
          <w:szCs w:val="24"/>
          <w:lang w:val="en-CA" w:eastAsia="en-US"/>
        </w:rPr>
        <w:t>)</w:t>
      </w:r>
      <w:r w:rsidRPr="00FD7445">
        <w:rPr>
          <w:rFonts w:ascii="GE Inspira" w:eastAsia="Times New Roman" w:hAnsi="GE Inspira" w:cs="Times New Roman"/>
          <w:color w:val="2E74B5"/>
          <w:szCs w:val="24"/>
          <w:lang w:val="en-CA" w:eastAsia="en-US"/>
        </w:rPr>
        <w:t>.</w:t>
      </w:r>
    </w:p>
    <w:p w14:paraId="3155521E" w14:textId="77777777" w:rsidR="00324028" w:rsidRPr="00FD7445" w:rsidRDefault="00324028" w:rsidP="00324028">
      <w:pPr>
        <w:pStyle w:val="ListParagraph"/>
        <w:numPr>
          <w:ilvl w:val="0"/>
          <w:numId w:val="48"/>
        </w:numPr>
        <w:rPr>
          <w:rFonts w:ascii="GE Inspira" w:eastAsia="Times New Roman" w:hAnsi="GE Inspira" w:cs="Times New Roman"/>
          <w:color w:val="2E74B5"/>
          <w:szCs w:val="24"/>
          <w:lang w:val="en-CA" w:eastAsia="en-US"/>
        </w:rPr>
      </w:pPr>
      <w:r w:rsidRPr="00FD7445">
        <w:rPr>
          <w:rFonts w:ascii="GE Inspira" w:eastAsia="Times New Roman" w:hAnsi="GE Inspira" w:cs="Times New Roman"/>
          <w:color w:val="2E74B5"/>
          <w:szCs w:val="24"/>
          <w:lang w:val="en-CA" w:eastAsia="en-US"/>
        </w:rPr>
        <w:lastRenderedPageBreak/>
        <w:t>xFLA – Load factor (&lt; 1.00) computed in metering.</w:t>
      </w:r>
    </w:p>
    <w:p w14:paraId="313C0C69" w14:textId="77777777" w:rsidR="00324028" w:rsidRPr="00FD7445" w:rsidRDefault="002A6292" w:rsidP="00324028">
      <w:pPr>
        <w:pStyle w:val="ListParagraph"/>
        <w:numPr>
          <w:ilvl w:val="0"/>
          <w:numId w:val="48"/>
        </w:numPr>
        <w:rPr>
          <w:rFonts w:ascii="GE Inspira" w:eastAsia="Times New Roman" w:hAnsi="GE Inspira" w:cs="Times New Roman"/>
          <w:color w:val="2E74B5"/>
          <w:szCs w:val="24"/>
          <w:lang w:val="en-CA" w:eastAsia="en-US"/>
        </w:rPr>
      </w:pPr>
      <w:r>
        <w:rPr>
          <w:rFonts w:ascii="GE Inspira" w:eastAsia="Times New Roman" w:hAnsi="GE Inspira" w:cs="Times New Roman"/>
          <w:color w:val="2E74B5"/>
          <w:szCs w:val="24"/>
          <w:lang w:val="en-CA" w:eastAsia="en-US"/>
        </w:rPr>
        <w:t xml:space="preserve">Rated </w:t>
      </w:r>
      <w:r w:rsidR="00324028" w:rsidRPr="00FD7445">
        <w:rPr>
          <w:rFonts w:ascii="GE Inspira" w:eastAsia="Times New Roman" w:hAnsi="GE Inspira" w:cs="Times New Roman"/>
          <w:color w:val="2E74B5"/>
          <w:szCs w:val="24"/>
          <w:lang w:val="en-CA" w:eastAsia="en-US"/>
        </w:rPr>
        <w:t xml:space="preserve">Slip speed in rpm = </w:t>
      </w:r>
      <w:r w:rsidR="00CA0A38" w:rsidRPr="00FD7445">
        <w:rPr>
          <w:rFonts w:ascii="GE Inspira" w:eastAsia="Times New Roman" w:hAnsi="GE Inspira" w:cs="Times New Roman"/>
          <w:color w:val="2E74B5"/>
          <w:szCs w:val="24"/>
          <w:lang w:val="en-CA" w:eastAsia="en-US"/>
        </w:rPr>
        <w:t>[</w:t>
      </w:r>
      <w:r w:rsidR="00324028" w:rsidRPr="0048274A">
        <w:rPr>
          <w:rFonts w:ascii="GE Inspira" w:eastAsia="Times New Roman" w:hAnsi="GE Inspira" w:cs="Times New Roman"/>
          <w:color w:val="2E74B5"/>
          <w:szCs w:val="24"/>
          <w:highlight w:val="green"/>
          <w:lang w:val="en-CA" w:eastAsia="en-US"/>
        </w:rPr>
        <w:t>(</w:t>
      </w:r>
      <w:r w:rsidR="0048274A" w:rsidRPr="00B66575">
        <w:rPr>
          <w:rFonts w:ascii="GE Inspira" w:eastAsia="Times New Roman" w:hAnsi="GE Inspira" w:cs="Times New Roman"/>
          <w:color w:val="000000"/>
          <w:szCs w:val="24"/>
          <w:highlight w:val="green"/>
          <w:lang w:val="en-CA" w:eastAsia="en-US"/>
        </w:rPr>
        <w:t>Rated</w:t>
      </w:r>
      <w:r w:rsidR="0048274A">
        <w:rPr>
          <w:rFonts w:ascii="GE Inspira" w:eastAsia="Times New Roman" w:hAnsi="GE Inspira" w:cs="Times New Roman"/>
          <w:color w:val="2E74B5"/>
          <w:szCs w:val="24"/>
          <w:lang w:val="en-CA" w:eastAsia="en-US"/>
        </w:rPr>
        <w:t xml:space="preserve"> </w:t>
      </w:r>
      <w:r w:rsidR="00324028" w:rsidRPr="00FD7445">
        <w:rPr>
          <w:rFonts w:ascii="GE Inspira" w:eastAsia="Times New Roman" w:hAnsi="GE Inspira" w:cs="Times New Roman"/>
          <w:color w:val="2E74B5"/>
          <w:szCs w:val="24"/>
          <w:lang w:val="en-CA" w:eastAsia="en-US"/>
        </w:rPr>
        <w:t>Synch Speed in rpm) – (Rated speed in rpm)</w:t>
      </w:r>
      <w:r w:rsidR="00CA0A38" w:rsidRPr="00FD7445">
        <w:rPr>
          <w:rFonts w:ascii="GE Inspira" w:eastAsia="Times New Roman" w:hAnsi="GE Inspira" w:cs="Times New Roman"/>
          <w:color w:val="2E74B5"/>
          <w:szCs w:val="24"/>
          <w:lang w:val="en-CA" w:eastAsia="en-US"/>
        </w:rPr>
        <w:t>]</w:t>
      </w:r>
      <w:r w:rsidR="00324028" w:rsidRPr="00FD7445">
        <w:rPr>
          <w:rFonts w:ascii="GE Inspira" w:eastAsia="Times New Roman" w:hAnsi="GE Inspira" w:cs="Times New Roman"/>
          <w:color w:val="2E74B5"/>
          <w:szCs w:val="24"/>
          <w:lang w:val="en-CA" w:eastAsia="en-US"/>
        </w:rPr>
        <w:t xml:space="preserve">, </w:t>
      </w:r>
      <w:r w:rsidR="00B27C95">
        <w:rPr>
          <w:rFonts w:ascii="GE Inspira" w:eastAsia="Times New Roman" w:hAnsi="GE Inspira" w:cs="Times New Roman"/>
          <w:color w:val="2E74B5"/>
          <w:szCs w:val="24"/>
          <w:lang w:val="en-CA" w:eastAsia="en-US"/>
        </w:rPr>
        <w:t xml:space="preserve">Rated </w:t>
      </w:r>
      <w:r w:rsidR="00CA0A38" w:rsidRPr="00FD7445">
        <w:rPr>
          <w:rFonts w:ascii="GE Inspira" w:eastAsia="Times New Roman" w:hAnsi="GE Inspira" w:cs="Times New Roman"/>
          <w:color w:val="2E74B5"/>
          <w:szCs w:val="24"/>
          <w:lang w:val="en-CA" w:eastAsia="en-US"/>
        </w:rPr>
        <w:t xml:space="preserve">Synch Speed is computed </w:t>
      </w:r>
      <w:r w:rsidR="0066558C" w:rsidRPr="00FD7445">
        <w:rPr>
          <w:rFonts w:ascii="GE Inspira" w:eastAsia="Times New Roman" w:hAnsi="GE Inspira" w:cs="Times New Roman"/>
          <w:color w:val="2E74B5"/>
          <w:szCs w:val="24"/>
          <w:lang w:val="en-CA" w:eastAsia="en-US"/>
        </w:rPr>
        <w:t xml:space="preserve">as </w:t>
      </w:r>
      <w:r w:rsidR="0048274A" w:rsidRPr="00B66575">
        <w:rPr>
          <w:rFonts w:ascii="GE Inspira" w:hAnsi="GE Inspira"/>
          <w:color w:val="000000"/>
          <w:highlight w:val="green"/>
        </w:rPr>
        <w:t>120*Frated/P</w:t>
      </w:r>
      <w:r w:rsidR="0066558C" w:rsidRPr="0048274A">
        <w:rPr>
          <w:rFonts w:ascii="GE Inspira" w:eastAsia="Times New Roman" w:hAnsi="GE Inspira" w:cs="Times New Roman"/>
          <w:color w:val="2E74B5"/>
          <w:szCs w:val="24"/>
          <w:lang w:val="en-CA" w:eastAsia="en-US"/>
        </w:rPr>
        <w:t>,</w:t>
      </w:r>
      <w:r w:rsidR="00CA0A38" w:rsidRPr="00FD7445">
        <w:rPr>
          <w:rFonts w:ascii="GE Inspira" w:eastAsia="Times New Roman" w:hAnsi="GE Inspira" w:cs="Times New Roman"/>
          <w:color w:val="2E74B5"/>
          <w:szCs w:val="24"/>
          <w:lang w:val="en-CA" w:eastAsia="en-US"/>
        </w:rPr>
        <w:t xml:space="preserve"> and </w:t>
      </w:r>
      <w:r w:rsidR="00324028" w:rsidRPr="00FD7445">
        <w:rPr>
          <w:rFonts w:ascii="GE Inspira" w:eastAsia="Times New Roman" w:hAnsi="GE Inspira" w:cs="Times New Roman"/>
          <w:color w:val="2E74B5"/>
          <w:szCs w:val="24"/>
          <w:lang w:val="en-CA" w:eastAsia="en-US"/>
        </w:rPr>
        <w:t xml:space="preserve">Rated speed is from motor nameplate settings. </w:t>
      </w:r>
    </w:p>
    <w:p w14:paraId="67B4E4DE" w14:textId="77777777" w:rsidR="000335D5" w:rsidRDefault="000335D5" w:rsidP="00FE45D0">
      <w:pPr>
        <w:jc w:val="both"/>
        <w:rPr>
          <w:color w:val="2E74B5"/>
        </w:rPr>
      </w:pPr>
    </w:p>
    <w:p w14:paraId="21BD18DA" w14:textId="77777777" w:rsidR="0066558C" w:rsidRDefault="0066558C" w:rsidP="00FE45D0">
      <w:pPr>
        <w:jc w:val="both"/>
        <w:rPr>
          <w:bCs/>
          <w:color w:val="4472C4"/>
        </w:rPr>
      </w:pPr>
      <w:r w:rsidRPr="00FD7445">
        <w:rPr>
          <w:color w:val="2E74B5"/>
        </w:rPr>
        <w:t xml:space="preserve">Once the speed in rpm is computed, </w:t>
      </w:r>
      <w:r w:rsidR="00FD7445" w:rsidRPr="00FD7445">
        <w:rPr>
          <w:color w:val="2E74B5"/>
        </w:rPr>
        <w:t>it needs to be rounded off to the nearest integer (Ex: If speed computed is XXXX.YY, and if YY &lt; 0.5</w:t>
      </w:r>
      <w:r w:rsidR="003950DA">
        <w:rPr>
          <w:color w:val="2E74B5"/>
        </w:rPr>
        <w:t>0</w:t>
      </w:r>
      <w:r w:rsidR="00FD7445" w:rsidRPr="00FD7445">
        <w:rPr>
          <w:color w:val="2E74B5"/>
        </w:rPr>
        <w:t xml:space="preserve"> then speed should be rounded off to XXXX and if YY ≥ 0.5</w:t>
      </w:r>
      <w:r w:rsidR="003950DA">
        <w:rPr>
          <w:color w:val="2E74B5"/>
        </w:rPr>
        <w:t>0</w:t>
      </w:r>
      <w:r w:rsidR="00FD7445" w:rsidRPr="00FD7445">
        <w:rPr>
          <w:color w:val="2E74B5"/>
        </w:rPr>
        <w:t xml:space="preserve"> then speed should be rounded off to XXXX+1).</w:t>
      </w:r>
      <w:r w:rsidR="00FD7445">
        <w:rPr>
          <w:color w:val="2E74B5"/>
        </w:rPr>
        <w:t xml:space="preserve"> </w:t>
      </w:r>
      <w:r w:rsidR="00FD7445" w:rsidRPr="00C85196">
        <w:rPr>
          <w:color w:val="2E74B5"/>
        </w:rPr>
        <w:t>Once speed estimation is done, the remaining ESA procedure is same.</w:t>
      </w:r>
      <w:r w:rsidR="00FD7445">
        <w:rPr>
          <w:bCs/>
          <w:color w:val="4472C4"/>
        </w:rPr>
        <w:t xml:space="preserve">   </w:t>
      </w:r>
    </w:p>
    <w:p w14:paraId="6E6F34DD" w14:textId="77777777" w:rsidR="007901E3" w:rsidRPr="00B27C95" w:rsidRDefault="007901E3" w:rsidP="00FE45D0">
      <w:pPr>
        <w:jc w:val="both"/>
        <w:rPr>
          <w:bCs/>
        </w:rPr>
      </w:pPr>
      <w:r w:rsidRPr="002A35E4">
        <w:rPr>
          <w:color w:val="2E74B5"/>
        </w:rPr>
        <w:t xml:space="preserve">In case of motor overload condition where xFLA &gt; 1.00 or in cases when xFLA factor is found to be greater than one, then motor speed </w:t>
      </w:r>
      <w:r w:rsidR="008A1CAC" w:rsidRPr="002A35E4">
        <w:rPr>
          <w:color w:val="2E74B5"/>
        </w:rPr>
        <w:t>must</w:t>
      </w:r>
      <w:r w:rsidRPr="002A35E4">
        <w:rPr>
          <w:color w:val="2E74B5"/>
        </w:rPr>
        <w:t xml:space="preserve"> be considered as “rated speed” itself</w:t>
      </w:r>
      <w:r w:rsidR="00B27C95" w:rsidRPr="002A35E4">
        <w:rPr>
          <w:color w:val="2E74B5"/>
        </w:rPr>
        <w:t xml:space="preserve"> (</w:t>
      </w:r>
      <w:r w:rsidR="00B27C95" w:rsidRPr="00B27C95">
        <w:rPr>
          <w:bCs/>
          <w:highlight w:val="green"/>
        </w:rPr>
        <w:t>No need to apply as we are directly considering load current in xFLA)</w:t>
      </w:r>
    </w:p>
    <w:p w14:paraId="3B4C020A" w14:textId="77777777" w:rsidR="00B66575" w:rsidRPr="00B66575" w:rsidRDefault="00B66575" w:rsidP="00FE45D0">
      <w:pPr>
        <w:jc w:val="both"/>
        <w:rPr>
          <w:bCs/>
          <w:color w:val="000000"/>
        </w:rPr>
      </w:pPr>
      <w:r w:rsidRPr="00B66575">
        <w:rPr>
          <w:bCs/>
          <w:color w:val="000000"/>
          <w:highlight w:val="green"/>
        </w:rPr>
        <w:t>All the metering values related to k= 1,2,3 of</w:t>
      </w:r>
      <w:r>
        <w:rPr>
          <w:bCs/>
          <w:color w:val="000000"/>
          <w:highlight w:val="green"/>
        </w:rPr>
        <w:t xml:space="preserve"> IND</w:t>
      </w:r>
      <w:r w:rsidRPr="00B66575">
        <w:rPr>
          <w:bCs/>
          <w:color w:val="000000"/>
          <w:highlight w:val="green"/>
        </w:rPr>
        <w:t xml:space="preserve"> with </w:t>
      </w:r>
      <w:r>
        <w:rPr>
          <w:bCs/>
          <w:color w:val="000000"/>
          <w:highlight w:val="green"/>
        </w:rPr>
        <w:t xml:space="preserve">No </w:t>
      </w:r>
      <w:r w:rsidRPr="00B66575">
        <w:rPr>
          <w:bCs/>
          <w:color w:val="000000"/>
          <w:highlight w:val="green"/>
        </w:rPr>
        <w:t>VT case will be shown but the PKP decision for</w:t>
      </w:r>
      <w:r w:rsidR="002A35E4">
        <w:rPr>
          <w:bCs/>
          <w:color w:val="000000"/>
          <w:highlight w:val="green"/>
        </w:rPr>
        <w:t xml:space="preserve"> ESA</w:t>
      </w:r>
      <w:r w:rsidRPr="00B66575">
        <w:rPr>
          <w:bCs/>
          <w:color w:val="000000"/>
          <w:highlight w:val="green"/>
        </w:rPr>
        <w:t xml:space="preserve"> events will be taken from only those fault frequenc</w:t>
      </w:r>
      <w:r w:rsidR="002A35E4">
        <w:rPr>
          <w:bCs/>
          <w:color w:val="000000"/>
          <w:highlight w:val="green"/>
        </w:rPr>
        <w:t>y magnitudes</w:t>
      </w:r>
      <w:r w:rsidRPr="00B66575">
        <w:rPr>
          <w:bCs/>
          <w:color w:val="000000"/>
          <w:highlight w:val="green"/>
        </w:rPr>
        <w:t xml:space="preserve"> corresponding to k=1</w:t>
      </w:r>
      <w:r>
        <w:rPr>
          <w:bCs/>
          <w:color w:val="000000"/>
        </w:rPr>
        <w:t>.</w:t>
      </w:r>
    </w:p>
    <w:p w14:paraId="6DF707EE" w14:textId="77777777" w:rsidR="00FD7445" w:rsidRDefault="00FD7445" w:rsidP="00FE45D0">
      <w:pPr>
        <w:jc w:val="both"/>
        <w:rPr>
          <w:color w:val="2E74B5"/>
        </w:rPr>
      </w:pPr>
      <w:r w:rsidRPr="00FD7445">
        <w:rPr>
          <w:b/>
          <w:color w:val="4472C4"/>
        </w:rPr>
        <w:t>Note:</w:t>
      </w:r>
      <w:r>
        <w:rPr>
          <w:bCs/>
          <w:color w:val="4472C4"/>
        </w:rPr>
        <w:t xml:space="preserve"> </w:t>
      </w:r>
      <w:r w:rsidRPr="00FD7445">
        <w:rPr>
          <w:color w:val="2E74B5"/>
        </w:rPr>
        <w:t>There is no change to synchronous motor speed estimation/ESA logic with this option.</w:t>
      </w:r>
      <w:r w:rsidR="009D7360">
        <w:rPr>
          <w:color w:val="2E74B5"/>
        </w:rPr>
        <w:t xml:space="preserve"> </w:t>
      </w:r>
    </w:p>
    <w:p w14:paraId="38F82E8C" w14:textId="77777777" w:rsidR="00CE5E39" w:rsidRDefault="00CE5E39" w:rsidP="00FE45D0">
      <w:pPr>
        <w:jc w:val="both"/>
        <w:rPr>
          <w:color w:val="2E74B5"/>
        </w:rPr>
      </w:pPr>
      <w:r>
        <w:rPr>
          <w:color w:val="2E74B5"/>
        </w:rPr>
        <w:t xml:space="preserve">Please refer to ESA applicability section 3 for more clarity. </w:t>
      </w:r>
    </w:p>
    <w:p w14:paraId="241E78B8" w14:textId="77777777" w:rsidR="00BE7267" w:rsidRPr="00B66575" w:rsidRDefault="00BE7267" w:rsidP="00BE7267">
      <w:pPr>
        <w:jc w:val="both"/>
        <w:rPr>
          <w:color w:val="000000"/>
          <w:highlight w:val="green"/>
        </w:rPr>
      </w:pPr>
      <w:r w:rsidRPr="00B66575">
        <w:rPr>
          <w:bCs/>
          <w:color w:val="000000"/>
          <w:highlight w:val="green"/>
        </w:rPr>
        <w:t xml:space="preserve">F: </w:t>
      </w:r>
      <w:r w:rsidRPr="00B66575">
        <w:rPr>
          <w:b/>
          <w:color w:val="000000"/>
          <w:highlight w:val="green"/>
        </w:rPr>
        <w:t>In case of Voltage less Option (No-VT Option) with VFD motor type</w:t>
      </w:r>
      <w:r w:rsidRPr="00B66575">
        <w:rPr>
          <w:bCs/>
          <w:color w:val="000000"/>
          <w:highlight w:val="green"/>
        </w:rPr>
        <w:t xml:space="preserve">: </w:t>
      </w:r>
      <w:r w:rsidRPr="00B66575">
        <w:rPr>
          <w:color w:val="000000"/>
          <w:highlight w:val="green"/>
        </w:rPr>
        <w:t>No voltage option is identified based on ESA setting (Voltage Type). In case of no voltage option or no VT input to relay or VT on bus side of VFD, speed estimation is done using the equation below,</w:t>
      </w:r>
    </w:p>
    <w:p w14:paraId="4009E5BD" w14:textId="77777777" w:rsidR="00BE7267" w:rsidRPr="00BE7267" w:rsidRDefault="00BE7267" w:rsidP="00BE7267">
      <w:pPr>
        <w:jc w:val="both"/>
        <w:rPr>
          <w:color w:val="2E74B5"/>
        </w:rPr>
      </w:pPr>
      <w:r w:rsidRPr="00BE7267">
        <w:rPr>
          <w:color w:val="000000"/>
          <w:highlight w:val="green"/>
        </w:rPr>
        <w:t>Check if the load (xFLA) is &gt;= 0.40x FLA and &lt;= 1.00 x FLA (Rated FLA as per name plate setting) and tracking frequency &lt; nominal rated frequency of system (50 to 60 Hz),</w:t>
      </w:r>
      <w:r w:rsidR="000F4111">
        <w:rPr>
          <w:color w:val="000000"/>
          <w:highlight w:val="green"/>
        </w:rPr>
        <w:t xml:space="preserve"> proceed to speed computation if conditions are true.</w:t>
      </w:r>
      <w:r w:rsidRPr="00BE7267">
        <w:rPr>
          <w:color w:val="000000"/>
          <w:highlight w:val="green"/>
        </w:rPr>
        <w:t xml:space="preserve"> </w:t>
      </w:r>
      <w:r w:rsidR="000F4111">
        <w:rPr>
          <w:color w:val="000000"/>
          <w:highlight w:val="green"/>
        </w:rPr>
        <w:t>I</w:t>
      </w:r>
      <w:r w:rsidRPr="00BE7267">
        <w:rPr>
          <w:color w:val="000000"/>
          <w:highlight w:val="green"/>
        </w:rPr>
        <w:t xml:space="preserve">f </w:t>
      </w:r>
      <w:r w:rsidR="000F4111">
        <w:rPr>
          <w:color w:val="000000"/>
          <w:highlight w:val="green"/>
        </w:rPr>
        <w:t>the specified conditions are not satisfied then</w:t>
      </w:r>
      <w:r w:rsidRPr="00BE7267">
        <w:rPr>
          <w:color w:val="000000"/>
          <w:highlight w:val="green"/>
        </w:rPr>
        <w:t xml:space="preserve"> dB’s will be </w:t>
      </w:r>
      <w:r w:rsidR="00B101CE">
        <w:rPr>
          <w:color w:val="000000"/>
          <w:highlight w:val="green"/>
        </w:rPr>
        <w:t>marked</w:t>
      </w:r>
      <w:r w:rsidRPr="00BE7267">
        <w:rPr>
          <w:color w:val="000000"/>
          <w:highlight w:val="green"/>
        </w:rPr>
        <w:t xml:space="preserve"> as default values. This is to ensure constant V/f operation.</w:t>
      </w:r>
    </w:p>
    <w:p w14:paraId="56BF54A8" w14:textId="77777777" w:rsidR="00BE7267" w:rsidRPr="00B66575" w:rsidRDefault="00BE7267" w:rsidP="00BE7267">
      <w:pPr>
        <w:rPr>
          <w:color w:val="000000"/>
          <w:highlight w:val="green"/>
        </w:rPr>
      </w:pPr>
      <w:r w:rsidRPr="00B66575">
        <w:rPr>
          <w:color w:val="000000"/>
          <w:highlight w:val="green"/>
        </w:rPr>
        <w:t xml:space="preserve">Motor Speed in rpm = (Synch Speed in rpm) – ((xFLA/1.00) * (Rated Slip speed in rpm)), where </w:t>
      </w:r>
    </w:p>
    <w:p w14:paraId="051F9870" w14:textId="77777777" w:rsidR="00BE7267" w:rsidRPr="00B66575" w:rsidRDefault="00BE7267" w:rsidP="00BE7267">
      <w:pPr>
        <w:pStyle w:val="ListParagraph"/>
        <w:numPr>
          <w:ilvl w:val="0"/>
          <w:numId w:val="48"/>
        </w:numPr>
        <w:rPr>
          <w:rFonts w:ascii="GE Inspira" w:eastAsia="Times New Roman" w:hAnsi="GE Inspira" w:cs="Times New Roman"/>
          <w:color w:val="000000"/>
          <w:szCs w:val="24"/>
          <w:highlight w:val="green"/>
          <w:lang w:val="en-CA" w:eastAsia="en-US"/>
        </w:rPr>
      </w:pPr>
      <w:r w:rsidRPr="00B66575">
        <w:rPr>
          <w:rFonts w:ascii="GE Inspira" w:eastAsia="Times New Roman" w:hAnsi="GE Inspira" w:cs="Times New Roman"/>
          <w:color w:val="000000"/>
          <w:szCs w:val="24"/>
          <w:highlight w:val="green"/>
          <w:lang w:val="en-CA" w:eastAsia="en-US"/>
        </w:rPr>
        <w:t>Synch Speed in rpm = 120*Fs/P (Fs is measured/tracking frequency and ‘P’ is no. of poles from motor nameplate settings).</w:t>
      </w:r>
    </w:p>
    <w:p w14:paraId="2827A747" w14:textId="77777777" w:rsidR="00BE7267" w:rsidRPr="00B66575" w:rsidRDefault="00BE7267" w:rsidP="00BE7267">
      <w:pPr>
        <w:pStyle w:val="ListParagraph"/>
        <w:numPr>
          <w:ilvl w:val="0"/>
          <w:numId w:val="48"/>
        </w:numPr>
        <w:rPr>
          <w:rFonts w:ascii="GE Inspira" w:eastAsia="Times New Roman" w:hAnsi="GE Inspira" w:cs="Times New Roman"/>
          <w:color w:val="000000"/>
          <w:szCs w:val="24"/>
          <w:highlight w:val="green"/>
          <w:lang w:val="en-CA" w:eastAsia="en-US"/>
        </w:rPr>
      </w:pPr>
      <w:r w:rsidRPr="00B66575">
        <w:rPr>
          <w:rFonts w:ascii="GE Inspira" w:eastAsia="Times New Roman" w:hAnsi="GE Inspira" w:cs="Times New Roman"/>
          <w:color w:val="000000"/>
          <w:szCs w:val="24"/>
          <w:highlight w:val="green"/>
          <w:lang w:val="en-CA" w:eastAsia="en-US"/>
        </w:rPr>
        <w:t>xFLA – Load factor (&lt; 1.00) computed in metering.</w:t>
      </w:r>
    </w:p>
    <w:p w14:paraId="1449172D" w14:textId="77777777" w:rsidR="00BE7267" w:rsidRPr="00B66575" w:rsidRDefault="00BE7267" w:rsidP="00BE7267">
      <w:pPr>
        <w:pStyle w:val="ListParagraph"/>
        <w:numPr>
          <w:ilvl w:val="0"/>
          <w:numId w:val="48"/>
        </w:numPr>
        <w:rPr>
          <w:rFonts w:ascii="GE Inspira" w:eastAsia="Times New Roman" w:hAnsi="GE Inspira" w:cs="Times New Roman"/>
          <w:color w:val="000000"/>
          <w:szCs w:val="24"/>
          <w:highlight w:val="green"/>
          <w:lang w:val="en-CA" w:eastAsia="en-US"/>
        </w:rPr>
      </w:pPr>
      <w:r w:rsidRPr="00B66575">
        <w:rPr>
          <w:rFonts w:ascii="GE Inspira" w:eastAsia="Times New Roman" w:hAnsi="GE Inspira" w:cs="Times New Roman"/>
          <w:color w:val="000000"/>
          <w:szCs w:val="24"/>
          <w:highlight w:val="green"/>
          <w:lang w:val="en-CA" w:eastAsia="en-US"/>
        </w:rPr>
        <w:t xml:space="preserve">Rated Slip speed in rpm = [(Rated Synch Speed in rpm) – (Rated speed in rpm)], Rated Synch Speed is computed as </w:t>
      </w:r>
      <w:r w:rsidRPr="00B66575">
        <w:rPr>
          <w:rFonts w:ascii="GE Inspira" w:hAnsi="GE Inspira"/>
          <w:color w:val="000000"/>
          <w:highlight w:val="green"/>
        </w:rPr>
        <w:t>120*Frated/P</w:t>
      </w:r>
      <w:r w:rsidRPr="00B66575">
        <w:rPr>
          <w:rFonts w:ascii="GE Inspira" w:eastAsia="Times New Roman" w:hAnsi="GE Inspira" w:cs="Times New Roman"/>
          <w:color w:val="000000"/>
          <w:szCs w:val="24"/>
          <w:highlight w:val="green"/>
          <w:lang w:val="en-CA" w:eastAsia="en-US"/>
        </w:rPr>
        <w:t xml:space="preserve">, and Rated speed is from motor nameplate settings. </w:t>
      </w:r>
    </w:p>
    <w:p w14:paraId="530ADEA8" w14:textId="77777777" w:rsidR="00BE7267" w:rsidRPr="00B66575" w:rsidRDefault="00BE7267" w:rsidP="00BE7267">
      <w:pPr>
        <w:jc w:val="both"/>
        <w:rPr>
          <w:color w:val="000000"/>
          <w:highlight w:val="green"/>
        </w:rPr>
      </w:pPr>
    </w:p>
    <w:p w14:paraId="630CAD8B" w14:textId="77777777" w:rsidR="00BE7267" w:rsidRPr="00B66575" w:rsidRDefault="00BE7267" w:rsidP="00BE7267">
      <w:pPr>
        <w:jc w:val="both"/>
        <w:rPr>
          <w:bCs/>
          <w:color w:val="000000"/>
        </w:rPr>
      </w:pPr>
      <w:r w:rsidRPr="00B66575">
        <w:rPr>
          <w:color w:val="000000"/>
          <w:highlight w:val="green"/>
        </w:rPr>
        <w:t>Once the speed in rpm is computed, it needs to be rounded off to the nearest integer (Ex: If speed computed is XXXX.YY, and if YY &lt; 0.50 then speed should be rounded off to XXXX and if YY ≥ 0.50 then speed should be rounded off to XXXX+1). Once speed estimation is done, the remaining ESA procedure is same.</w:t>
      </w:r>
      <w:r w:rsidRPr="00B66575">
        <w:rPr>
          <w:bCs/>
          <w:color w:val="000000"/>
        </w:rPr>
        <w:t xml:space="preserve">   </w:t>
      </w:r>
    </w:p>
    <w:p w14:paraId="786A9784" w14:textId="77777777" w:rsidR="00BE7267" w:rsidRPr="00B66575" w:rsidRDefault="00BE7267" w:rsidP="00BE7267">
      <w:pPr>
        <w:jc w:val="both"/>
        <w:rPr>
          <w:bCs/>
          <w:color w:val="000000"/>
        </w:rPr>
      </w:pPr>
      <w:r w:rsidRPr="00B66575">
        <w:rPr>
          <w:bCs/>
          <w:color w:val="000000"/>
          <w:highlight w:val="green"/>
        </w:rPr>
        <w:t xml:space="preserve">All the metering values related to k= 1,2,3 of VFD with no VT case will be shown but the PKP decision for </w:t>
      </w:r>
      <w:r w:rsidR="008C037B">
        <w:rPr>
          <w:bCs/>
          <w:color w:val="000000"/>
          <w:highlight w:val="green"/>
        </w:rPr>
        <w:t xml:space="preserve">ESA </w:t>
      </w:r>
      <w:r w:rsidRPr="00B66575">
        <w:rPr>
          <w:bCs/>
          <w:color w:val="000000"/>
          <w:highlight w:val="green"/>
        </w:rPr>
        <w:t>events will be taken from only</w:t>
      </w:r>
      <w:r w:rsidR="00B66575" w:rsidRPr="00B66575">
        <w:rPr>
          <w:bCs/>
          <w:color w:val="000000"/>
          <w:highlight w:val="green"/>
        </w:rPr>
        <w:t xml:space="preserve"> </w:t>
      </w:r>
      <w:r w:rsidRPr="00B66575">
        <w:rPr>
          <w:bCs/>
          <w:color w:val="000000"/>
          <w:highlight w:val="green"/>
        </w:rPr>
        <w:t>those fault frequenc</w:t>
      </w:r>
      <w:r w:rsidR="008C037B">
        <w:rPr>
          <w:bCs/>
          <w:color w:val="000000"/>
          <w:highlight w:val="green"/>
        </w:rPr>
        <w:t>y magnitudes</w:t>
      </w:r>
      <w:r w:rsidRPr="00B66575">
        <w:rPr>
          <w:bCs/>
          <w:color w:val="000000"/>
          <w:highlight w:val="green"/>
        </w:rPr>
        <w:t xml:space="preserve"> corresponding to k=1.</w:t>
      </w:r>
    </w:p>
    <w:p w14:paraId="2C43A3FB" w14:textId="77777777" w:rsidR="00BE7267" w:rsidRPr="00FD7445" w:rsidRDefault="00BE7267" w:rsidP="00FE45D0">
      <w:pPr>
        <w:jc w:val="both"/>
        <w:rPr>
          <w:bCs/>
          <w:color w:val="4472C4"/>
        </w:rPr>
      </w:pPr>
    </w:p>
    <w:p w14:paraId="39F6A5EE" w14:textId="77777777" w:rsidR="000630C8" w:rsidRPr="00726D0D" w:rsidRDefault="00FE45D0" w:rsidP="00FE45D0">
      <w:pPr>
        <w:spacing w:line="360" w:lineRule="auto"/>
      </w:pPr>
      <w:r w:rsidRPr="00D52DB4">
        <w:rPr>
          <w:b/>
          <w:color w:val="4472C4"/>
        </w:rPr>
        <w:lastRenderedPageBreak/>
        <w:t>Step 2- FFT Computation</w:t>
      </w:r>
      <w:r>
        <w:t xml:space="preserve">:  </w:t>
      </w:r>
      <w:r w:rsidR="000630C8" w:rsidRPr="00726D0D">
        <w:t>Compute vibration fr</w:t>
      </w:r>
      <w:r w:rsidR="000630C8">
        <w:t>equencies</w:t>
      </w:r>
      <w:r w:rsidR="000630C8" w:rsidRPr="00726D0D">
        <w:t xml:space="preserve"> related to bearing damage using equation (</w:t>
      </w:r>
      <w:r w:rsidR="000630C8">
        <w:t>5</w:t>
      </w:r>
      <w:r w:rsidR="000630C8" w:rsidRPr="00726D0D">
        <w:t>)</w:t>
      </w:r>
      <w:r w:rsidR="000630C8">
        <w:t xml:space="preserve"> using bearing specification data configured in path - </w:t>
      </w:r>
      <w:r w:rsidR="000630C8" w:rsidRPr="00C02C86">
        <w:rPr>
          <w:color w:val="000000"/>
          <w:szCs w:val="22"/>
          <w:lang w:val="en-US"/>
        </w:rPr>
        <w:t>Motor</w:t>
      </w:r>
      <w:r w:rsidR="000630C8">
        <w:rPr>
          <w:color w:val="000000"/>
          <w:szCs w:val="22"/>
          <w:lang w:val="en-US"/>
        </w:rPr>
        <w:t xml:space="preserve"> M&amp;D</w:t>
      </w:r>
      <w:r w:rsidR="000630C8" w:rsidRPr="00C02C86">
        <w:rPr>
          <w:color w:val="000000"/>
          <w:szCs w:val="22"/>
          <w:lang w:val="en-US"/>
        </w:rPr>
        <w:t>\</w:t>
      </w:r>
      <w:r w:rsidR="000630C8">
        <w:rPr>
          <w:color w:val="000000"/>
          <w:szCs w:val="22"/>
          <w:lang w:val="en-US"/>
        </w:rPr>
        <w:t xml:space="preserve">Bearing &amp; Eccentricity </w:t>
      </w:r>
      <w:r w:rsidR="000630C8" w:rsidRPr="00C02C86">
        <w:rPr>
          <w:color w:val="000000"/>
          <w:szCs w:val="22"/>
          <w:lang w:val="en-US"/>
        </w:rPr>
        <w:t>Setup</w:t>
      </w:r>
      <w:r w:rsidR="000630C8" w:rsidRPr="00726D0D">
        <w:t xml:space="preserve">. </w:t>
      </w:r>
      <w:r w:rsidR="000630C8">
        <w:t xml:space="preserve">Store these frequencies in a buffer. </w:t>
      </w:r>
    </w:p>
    <w:p w14:paraId="46487BD2" w14:textId="77777777" w:rsidR="000630C8" w:rsidRPr="00E86766" w:rsidRDefault="000630C8" w:rsidP="000630C8">
      <w:pPr>
        <w:spacing w:line="360" w:lineRule="auto"/>
      </w:pPr>
      <w:r w:rsidRPr="00726D0D">
        <w:tab/>
      </w:r>
      <w:r w:rsidRPr="00726D0D">
        <w:rPr>
          <w:position w:val="-102"/>
        </w:rPr>
        <w:object w:dxaOrig="3879" w:dyaOrig="2160" w14:anchorId="36505A08">
          <v:shape id="_x0000_i1035" type="#_x0000_t75" style="width:195.1pt;height:108pt" o:ole="">
            <v:imagedata r:id="rId47" o:title=""/>
          </v:shape>
          <o:OLEObject Type="Embed" ProgID="Equation.3" ShapeID="_x0000_i1035" DrawAspect="Content" ObjectID="_1766214028" r:id="rId48"/>
        </w:object>
      </w:r>
      <w:r w:rsidRPr="00726D0D">
        <w:tab/>
      </w:r>
      <w:r w:rsidRPr="00726D0D">
        <w:tab/>
        <w:t>(</w:t>
      </w:r>
      <w:r>
        <w:t>5</w:t>
      </w:r>
      <w:r w:rsidRPr="00726D0D">
        <w:t>)</w:t>
      </w:r>
    </w:p>
    <w:p w14:paraId="65C2F164" w14:textId="77777777" w:rsidR="000630C8" w:rsidRPr="00726D0D" w:rsidRDefault="000630C8" w:rsidP="000630C8">
      <w:pPr>
        <w:spacing w:line="360" w:lineRule="auto"/>
      </w:pPr>
      <w:r>
        <w:rPr>
          <w:u w:val="single"/>
        </w:rPr>
        <w:t>Step 3</w:t>
      </w:r>
      <w:r w:rsidRPr="0077796D">
        <w:t>:</w:t>
      </w:r>
      <w:r>
        <w:t xml:space="preserve">   </w:t>
      </w:r>
      <w:r w:rsidRPr="00726D0D">
        <w:t>Compute stator current frequenc</w:t>
      </w:r>
      <w:r>
        <w:t>ies</w:t>
      </w:r>
      <w:r w:rsidRPr="00726D0D">
        <w:t xml:space="preserve"> related to bearing damage using equation (</w:t>
      </w:r>
      <w:r>
        <w:t>6</w:t>
      </w:r>
      <w:r w:rsidRPr="00726D0D">
        <w:t>)</w:t>
      </w:r>
      <w:r>
        <w:t xml:space="preserve"> and </w:t>
      </w:r>
      <w:r w:rsidRPr="00726D0D">
        <w:t>vibration fr</w:t>
      </w:r>
      <w:r>
        <w:t>equencies computed in step 1</w:t>
      </w:r>
      <w:r w:rsidRPr="00726D0D">
        <w:t xml:space="preserve">. </w:t>
      </w:r>
    </w:p>
    <w:p w14:paraId="02B37BD3" w14:textId="77777777" w:rsidR="000630C8" w:rsidRPr="00726D0D" w:rsidRDefault="000630C8" w:rsidP="000630C8">
      <w:pPr>
        <w:spacing w:line="360" w:lineRule="auto"/>
        <w:ind w:left="720" w:firstLine="720"/>
      </w:pPr>
      <w:r>
        <w:t xml:space="preserve"> </w:t>
      </w:r>
      <w:r w:rsidRPr="00726D0D">
        <w:tab/>
      </w:r>
      <w:r w:rsidRPr="00726D0D">
        <w:tab/>
      </w:r>
      <w:r w:rsidRPr="00726D0D">
        <w:tab/>
        <w:t>(</w:t>
      </w:r>
      <w:r>
        <w:t>6</w:t>
      </w:r>
      <w:r w:rsidRPr="00726D0D">
        <w:t>)</w:t>
      </w:r>
    </w:p>
    <w:p w14:paraId="3AA1EFBF" w14:textId="77777777" w:rsidR="000630C8" w:rsidRDefault="000630C8" w:rsidP="000630C8">
      <w:pPr>
        <w:spacing w:line="360" w:lineRule="auto"/>
        <w:rPr>
          <w:lang w:eastAsia="ko-KR"/>
        </w:rPr>
      </w:pPr>
      <w:r w:rsidRPr="00726D0D">
        <w:rPr>
          <w:lang w:eastAsia="ko-KR"/>
        </w:rPr>
        <w:t>k is any integer: 1,2,3,…</w:t>
      </w:r>
      <w:r>
        <w:rPr>
          <w:lang w:eastAsia="ko-KR"/>
        </w:rPr>
        <w:t xml:space="preserve">up to 10. Store these frequencies in a file as bearing frequencies of </w:t>
      </w:r>
      <w:r w:rsidRPr="00693ACB">
        <w:rPr>
          <w:lang w:eastAsia="ko-KR"/>
        </w:rPr>
        <w:t>interest. (k = 1 to 3 for v180)</w:t>
      </w:r>
    </w:p>
    <w:p w14:paraId="71773EAA" w14:textId="77777777" w:rsidR="000630C8" w:rsidRDefault="000630C8" w:rsidP="000630C8">
      <w:pPr>
        <w:spacing w:line="360" w:lineRule="auto"/>
        <w:rPr>
          <w:lang w:eastAsia="ko-KR"/>
        </w:rPr>
      </w:pPr>
      <w:r>
        <w:rPr>
          <w:lang w:eastAsia="ko-KR"/>
        </w:rPr>
        <w:t>Computational parameter details for bearing fault frequencies are given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
        <w:gridCol w:w="1458"/>
        <w:gridCol w:w="754"/>
        <w:gridCol w:w="1457"/>
        <w:gridCol w:w="3998"/>
      </w:tblGrid>
      <w:tr w:rsidR="000630C8" w:rsidRPr="00726D0D" w14:paraId="4D80FA3B" w14:textId="77777777" w:rsidTr="00391625">
        <w:tc>
          <w:tcPr>
            <w:tcW w:w="1037" w:type="dxa"/>
          </w:tcPr>
          <w:p w14:paraId="06ABED28" w14:textId="77777777" w:rsidR="000630C8" w:rsidRPr="00726D0D" w:rsidRDefault="000630C8" w:rsidP="00F26B24">
            <w:pPr>
              <w:spacing w:line="360" w:lineRule="auto"/>
              <w:jc w:val="center"/>
              <w:rPr>
                <w:b/>
                <w:bCs/>
              </w:rPr>
            </w:pPr>
            <w:r w:rsidRPr="00726D0D">
              <w:rPr>
                <w:b/>
                <w:bCs/>
              </w:rPr>
              <w:t>Symbol</w:t>
            </w:r>
          </w:p>
        </w:tc>
        <w:tc>
          <w:tcPr>
            <w:tcW w:w="1514" w:type="dxa"/>
          </w:tcPr>
          <w:p w14:paraId="0CB5D281" w14:textId="77777777" w:rsidR="000630C8" w:rsidRPr="00726D0D" w:rsidRDefault="000630C8" w:rsidP="00F26B24">
            <w:pPr>
              <w:spacing w:line="360" w:lineRule="auto"/>
              <w:jc w:val="center"/>
              <w:rPr>
                <w:b/>
                <w:bCs/>
              </w:rPr>
            </w:pPr>
            <w:r w:rsidRPr="00726D0D">
              <w:rPr>
                <w:b/>
                <w:bCs/>
              </w:rPr>
              <w:t>Quantity</w:t>
            </w:r>
          </w:p>
        </w:tc>
        <w:tc>
          <w:tcPr>
            <w:tcW w:w="787" w:type="dxa"/>
          </w:tcPr>
          <w:p w14:paraId="36595077" w14:textId="77777777" w:rsidR="000630C8" w:rsidRPr="00726D0D" w:rsidRDefault="000630C8" w:rsidP="00F26B24">
            <w:pPr>
              <w:spacing w:line="360" w:lineRule="auto"/>
              <w:jc w:val="center"/>
              <w:rPr>
                <w:b/>
                <w:bCs/>
              </w:rPr>
            </w:pPr>
            <w:r w:rsidRPr="00726D0D">
              <w:rPr>
                <w:b/>
                <w:bCs/>
              </w:rPr>
              <w:t>Unit</w:t>
            </w:r>
          </w:p>
        </w:tc>
        <w:tc>
          <w:tcPr>
            <w:tcW w:w="1518" w:type="dxa"/>
          </w:tcPr>
          <w:p w14:paraId="1B70C883" w14:textId="77777777" w:rsidR="000630C8" w:rsidRPr="00726D0D" w:rsidRDefault="000630C8" w:rsidP="00F26B24">
            <w:pPr>
              <w:spacing w:line="360" w:lineRule="auto"/>
              <w:jc w:val="center"/>
              <w:rPr>
                <w:b/>
                <w:bCs/>
              </w:rPr>
            </w:pPr>
            <w:r w:rsidRPr="00726D0D">
              <w:rPr>
                <w:b/>
                <w:bCs/>
              </w:rPr>
              <w:t>Method</w:t>
            </w:r>
          </w:p>
        </w:tc>
        <w:tc>
          <w:tcPr>
            <w:tcW w:w="4000" w:type="dxa"/>
          </w:tcPr>
          <w:p w14:paraId="50C916EA" w14:textId="77777777" w:rsidR="000630C8" w:rsidRPr="00726D0D" w:rsidRDefault="000630C8" w:rsidP="00F26B24">
            <w:pPr>
              <w:spacing w:line="360" w:lineRule="auto"/>
              <w:jc w:val="center"/>
              <w:rPr>
                <w:b/>
                <w:bCs/>
              </w:rPr>
            </w:pPr>
            <w:r w:rsidRPr="00726D0D">
              <w:rPr>
                <w:b/>
                <w:bCs/>
              </w:rPr>
              <w:t>Formula</w:t>
            </w:r>
          </w:p>
        </w:tc>
      </w:tr>
      <w:tr w:rsidR="000630C8" w:rsidRPr="00726D0D" w14:paraId="3112F45E" w14:textId="77777777" w:rsidTr="00391625">
        <w:tc>
          <w:tcPr>
            <w:tcW w:w="1037" w:type="dxa"/>
          </w:tcPr>
          <w:p w14:paraId="680C8080" w14:textId="77777777" w:rsidR="000630C8" w:rsidRPr="00726D0D" w:rsidRDefault="000630C8" w:rsidP="00F26B24">
            <w:pPr>
              <w:spacing w:line="360" w:lineRule="auto"/>
              <w:rPr>
                <w:i/>
                <w:iCs/>
              </w:rPr>
            </w:pPr>
            <w:r w:rsidRPr="00726D0D">
              <w:rPr>
                <w:i/>
                <w:iCs/>
              </w:rPr>
              <w:t>f</w:t>
            </w:r>
            <w:r w:rsidRPr="00726D0D">
              <w:rPr>
                <w:i/>
                <w:iCs/>
                <w:vertAlign w:val="subscript"/>
              </w:rPr>
              <w:t>bearing</w:t>
            </w:r>
          </w:p>
        </w:tc>
        <w:tc>
          <w:tcPr>
            <w:tcW w:w="1514" w:type="dxa"/>
          </w:tcPr>
          <w:p w14:paraId="42AA8AE3" w14:textId="77777777" w:rsidR="000630C8" w:rsidRPr="00726D0D" w:rsidRDefault="000630C8" w:rsidP="00F26B24">
            <w:pPr>
              <w:pStyle w:val="Header"/>
              <w:tabs>
                <w:tab w:val="clear" w:pos="4320"/>
                <w:tab w:val="clear" w:pos="8640"/>
              </w:tabs>
              <w:spacing w:line="360" w:lineRule="auto"/>
            </w:pPr>
            <w:r w:rsidRPr="00726D0D">
              <w:t xml:space="preserve">Stator current frequency related to bearing damage </w:t>
            </w:r>
          </w:p>
        </w:tc>
        <w:tc>
          <w:tcPr>
            <w:tcW w:w="787" w:type="dxa"/>
          </w:tcPr>
          <w:p w14:paraId="239EFEE2" w14:textId="77777777" w:rsidR="000630C8" w:rsidRPr="00726D0D" w:rsidRDefault="000630C8" w:rsidP="00F26B24">
            <w:pPr>
              <w:spacing w:line="360" w:lineRule="auto"/>
            </w:pPr>
            <w:r w:rsidRPr="00726D0D">
              <w:t>Hz</w:t>
            </w:r>
          </w:p>
        </w:tc>
        <w:tc>
          <w:tcPr>
            <w:tcW w:w="1518" w:type="dxa"/>
          </w:tcPr>
          <w:p w14:paraId="25A4E478" w14:textId="77777777" w:rsidR="000630C8" w:rsidRPr="00726D0D" w:rsidRDefault="000630C8" w:rsidP="00F26B24">
            <w:pPr>
              <w:spacing w:line="360" w:lineRule="auto"/>
            </w:pPr>
            <w:r w:rsidRPr="00726D0D">
              <w:t>To be calculated</w:t>
            </w:r>
          </w:p>
        </w:tc>
        <w:tc>
          <w:tcPr>
            <w:tcW w:w="4000" w:type="dxa"/>
          </w:tcPr>
          <w:p w14:paraId="41DD8432" w14:textId="77777777" w:rsidR="000630C8" w:rsidRPr="00726D0D" w:rsidRDefault="000630C8" w:rsidP="00F26B24">
            <w:pPr>
              <w:spacing w:line="360" w:lineRule="auto"/>
              <w:jc w:val="center"/>
            </w:pPr>
            <w:r w:rsidRPr="00726D0D">
              <w:rPr>
                <w:position w:val="-14"/>
              </w:rPr>
              <w:object w:dxaOrig="2000" w:dyaOrig="400" w14:anchorId="439AA366">
                <v:shape id="_x0000_i1036" type="#_x0000_t75" style="width:120.6pt;height:23.4pt" o:ole="">
                  <v:imagedata r:id="rId49" o:title=""/>
                </v:shape>
                <o:OLEObject Type="Embed" ProgID="Equation.3" ShapeID="_x0000_i1036" DrawAspect="Content" ObjectID="_1766214029" r:id="rId50"/>
              </w:object>
            </w:r>
          </w:p>
          <w:p w14:paraId="6A253945" w14:textId="77777777" w:rsidR="000630C8" w:rsidRPr="00726D0D" w:rsidRDefault="000630C8" w:rsidP="00F26B24">
            <w:pPr>
              <w:spacing w:line="360" w:lineRule="auto"/>
              <w:jc w:val="center"/>
            </w:pPr>
          </w:p>
        </w:tc>
      </w:tr>
      <w:tr w:rsidR="000630C8" w:rsidRPr="00726D0D" w14:paraId="6840FFBE" w14:textId="77777777" w:rsidTr="00391625">
        <w:tc>
          <w:tcPr>
            <w:tcW w:w="1037" w:type="dxa"/>
          </w:tcPr>
          <w:p w14:paraId="3F358DFE" w14:textId="77777777" w:rsidR="000630C8" w:rsidRPr="00726D0D" w:rsidRDefault="000630C8" w:rsidP="00F26B24">
            <w:pPr>
              <w:spacing w:line="360" w:lineRule="auto"/>
              <w:rPr>
                <w:i/>
                <w:iCs/>
              </w:rPr>
            </w:pPr>
            <w:r w:rsidRPr="00726D0D">
              <w:rPr>
                <w:i/>
                <w:iCs/>
              </w:rPr>
              <w:t>f</w:t>
            </w:r>
          </w:p>
        </w:tc>
        <w:tc>
          <w:tcPr>
            <w:tcW w:w="1514" w:type="dxa"/>
          </w:tcPr>
          <w:p w14:paraId="04952CEF" w14:textId="77777777" w:rsidR="000630C8" w:rsidRPr="00726D0D" w:rsidRDefault="000630C8" w:rsidP="00F26B24">
            <w:pPr>
              <w:spacing w:line="360" w:lineRule="auto"/>
            </w:pPr>
            <w:r w:rsidRPr="00726D0D">
              <w:t>Motor fundamental frequency</w:t>
            </w:r>
          </w:p>
        </w:tc>
        <w:tc>
          <w:tcPr>
            <w:tcW w:w="787" w:type="dxa"/>
          </w:tcPr>
          <w:p w14:paraId="69E97043" w14:textId="77777777" w:rsidR="000630C8" w:rsidRPr="00726D0D" w:rsidRDefault="000630C8" w:rsidP="00F26B24">
            <w:pPr>
              <w:spacing w:line="360" w:lineRule="auto"/>
            </w:pPr>
            <w:r w:rsidRPr="00726D0D">
              <w:t>Hz</w:t>
            </w:r>
          </w:p>
        </w:tc>
        <w:tc>
          <w:tcPr>
            <w:tcW w:w="1518" w:type="dxa"/>
          </w:tcPr>
          <w:p w14:paraId="3B84B752" w14:textId="77777777" w:rsidR="000630C8" w:rsidRPr="00726D0D" w:rsidRDefault="000630C8" w:rsidP="00F26B24">
            <w:pPr>
              <w:spacing w:line="360" w:lineRule="auto"/>
            </w:pPr>
            <w:r w:rsidRPr="00726D0D">
              <w:t xml:space="preserve">From </w:t>
            </w:r>
            <w:r>
              <w:t>metering computation</w:t>
            </w:r>
          </w:p>
          <w:p w14:paraId="6D799DBA" w14:textId="77777777" w:rsidR="000630C8" w:rsidRPr="00726D0D" w:rsidRDefault="000630C8" w:rsidP="00F26B24">
            <w:pPr>
              <w:spacing w:line="360" w:lineRule="auto"/>
            </w:pPr>
          </w:p>
        </w:tc>
        <w:tc>
          <w:tcPr>
            <w:tcW w:w="4000" w:type="dxa"/>
          </w:tcPr>
          <w:p w14:paraId="6DA4D9B6" w14:textId="77777777" w:rsidR="000630C8" w:rsidRPr="00726D0D" w:rsidRDefault="000630C8" w:rsidP="00F26B24">
            <w:pPr>
              <w:spacing w:line="360" w:lineRule="auto"/>
              <w:jc w:val="center"/>
            </w:pPr>
            <w:r>
              <w:rPr>
                <w:color w:val="000000"/>
                <w:szCs w:val="22"/>
                <w:lang w:val="en-US"/>
              </w:rPr>
              <w:t>Path: Platform\Frequency 1-J or 2-K</w:t>
            </w:r>
          </w:p>
        </w:tc>
      </w:tr>
      <w:tr w:rsidR="000630C8" w:rsidRPr="00726D0D" w14:paraId="248D5D52" w14:textId="77777777" w:rsidTr="00391625">
        <w:tc>
          <w:tcPr>
            <w:tcW w:w="1037" w:type="dxa"/>
          </w:tcPr>
          <w:p w14:paraId="20A01A21" w14:textId="77777777" w:rsidR="000630C8" w:rsidRPr="00726D0D" w:rsidRDefault="000630C8" w:rsidP="00F26B24">
            <w:pPr>
              <w:spacing w:line="360" w:lineRule="auto"/>
              <w:rPr>
                <w:i/>
                <w:iCs/>
              </w:rPr>
            </w:pPr>
            <w:r w:rsidRPr="00726D0D">
              <w:rPr>
                <w:i/>
                <w:iCs/>
              </w:rPr>
              <w:lastRenderedPageBreak/>
              <w:t>f</w:t>
            </w:r>
            <w:r w:rsidRPr="00726D0D">
              <w:rPr>
                <w:i/>
                <w:iCs/>
                <w:vertAlign w:val="subscript"/>
              </w:rPr>
              <w:t>vib</w:t>
            </w:r>
          </w:p>
        </w:tc>
        <w:tc>
          <w:tcPr>
            <w:tcW w:w="1514" w:type="dxa"/>
          </w:tcPr>
          <w:p w14:paraId="3917325D" w14:textId="77777777" w:rsidR="000630C8" w:rsidRPr="00726D0D" w:rsidRDefault="000630C8" w:rsidP="00F26B24">
            <w:pPr>
              <w:pStyle w:val="Header"/>
              <w:tabs>
                <w:tab w:val="clear" w:pos="4320"/>
                <w:tab w:val="clear" w:pos="8640"/>
              </w:tabs>
              <w:spacing w:line="360" w:lineRule="auto"/>
            </w:pPr>
            <w:r w:rsidRPr="00726D0D">
              <w:t>Vibration frequency related to bearing damage</w:t>
            </w:r>
          </w:p>
        </w:tc>
        <w:tc>
          <w:tcPr>
            <w:tcW w:w="787" w:type="dxa"/>
          </w:tcPr>
          <w:p w14:paraId="49F3F379" w14:textId="77777777" w:rsidR="000630C8" w:rsidRPr="00726D0D" w:rsidRDefault="000630C8" w:rsidP="00F26B24">
            <w:pPr>
              <w:spacing w:line="360" w:lineRule="auto"/>
            </w:pPr>
            <w:r w:rsidRPr="00726D0D">
              <w:t>Hz</w:t>
            </w:r>
          </w:p>
        </w:tc>
        <w:tc>
          <w:tcPr>
            <w:tcW w:w="1518" w:type="dxa"/>
          </w:tcPr>
          <w:p w14:paraId="2ED0530F" w14:textId="77777777" w:rsidR="000630C8" w:rsidRPr="00726D0D" w:rsidRDefault="000630C8" w:rsidP="00F26B24">
            <w:pPr>
              <w:spacing w:line="360" w:lineRule="auto"/>
            </w:pPr>
            <w:r w:rsidRPr="00726D0D">
              <w:t>To be calculated</w:t>
            </w:r>
          </w:p>
        </w:tc>
        <w:tc>
          <w:tcPr>
            <w:tcW w:w="4000" w:type="dxa"/>
          </w:tcPr>
          <w:p w14:paraId="090F21B9" w14:textId="77777777" w:rsidR="000630C8" w:rsidRPr="00726D0D" w:rsidRDefault="000630C8" w:rsidP="00F26B24">
            <w:pPr>
              <w:spacing w:line="360" w:lineRule="auto"/>
              <w:jc w:val="center"/>
            </w:pPr>
            <w:r w:rsidRPr="00726D0D">
              <w:rPr>
                <w:position w:val="-100"/>
              </w:rPr>
              <w:object w:dxaOrig="3780" w:dyaOrig="2120" w14:anchorId="1E7B4644">
                <v:shape id="_x0000_i1037" type="#_x0000_t75" style="width:189pt;height:106.2pt" o:ole="">
                  <v:imagedata r:id="rId51" o:title=""/>
                </v:shape>
                <o:OLEObject Type="Embed" ProgID="Equation.3" ShapeID="_x0000_i1037" DrawAspect="Content" ObjectID="_1766214030" r:id="rId52"/>
              </w:object>
            </w:r>
          </w:p>
        </w:tc>
      </w:tr>
      <w:tr w:rsidR="000630C8" w:rsidRPr="00726D0D" w14:paraId="2B0BB0DA" w14:textId="77777777" w:rsidTr="00391625">
        <w:tc>
          <w:tcPr>
            <w:tcW w:w="1037" w:type="dxa"/>
          </w:tcPr>
          <w:p w14:paraId="5E41E595" w14:textId="77777777" w:rsidR="000630C8" w:rsidRPr="00726D0D" w:rsidRDefault="000630C8" w:rsidP="00F26B24">
            <w:pPr>
              <w:spacing w:line="360" w:lineRule="auto"/>
              <w:rPr>
                <w:i/>
                <w:iCs/>
              </w:rPr>
            </w:pPr>
            <w:r w:rsidRPr="00726D0D">
              <w:rPr>
                <w:i/>
                <w:iCs/>
              </w:rPr>
              <w:t>N</w:t>
            </w:r>
            <w:r w:rsidRPr="00726D0D">
              <w:rPr>
                <w:i/>
                <w:iCs/>
                <w:vertAlign w:val="subscript"/>
              </w:rPr>
              <w:t>b</w:t>
            </w:r>
          </w:p>
        </w:tc>
        <w:tc>
          <w:tcPr>
            <w:tcW w:w="1514" w:type="dxa"/>
          </w:tcPr>
          <w:p w14:paraId="21117A52" w14:textId="77777777" w:rsidR="000630C8" w:rsidRPr="00726D0D" w:rsidRDefault="000630C8" w:rsidP="00F26B24">
            <w:pPr>
              <w:pStyle w:val="Header"/>
              <w:tabs>
                <w:tab w:val="clear" w:pos="4320"/>
                <w:tab w:val="clear" w:pos="8640"/>
              </w:tabs>
              <w:spacing w:line="360" w:lineRule="auto"/>
            </w:pPr>
            <w:r w:rsidRPr="00726D0D">
              <w:t>Number of rolling elements</w:t>
            </w:r>
          </w:p>
        </w:tc>
        <w:tc>
          <w:tcPr>
            <w:tcW w:w="787" w:type="dxa"/>
          </w:tcPr>
          <w:p w14:paraId="368E5290" w14:textId="77777777" w:rsidR="000630C8" w:rsidRPr="00726D0D" w:rsidRDefault="000630C8" w:rsidP="00F26B24">
            <w:pPr>
              <w:spacing w:line="360" w:lineRule="auto"/>
            </w:pPr>
          </w:p>
        </w:tc>
        <w:tc>
          <w:tcPr>
            <w:tcW w:w="1518" w:type="dxa"/>
          </w:tcPr>
          <w:p w14:paraId="0D022FB0" w14:textId="77777777" w:rsidR="000630C8" w:rsidRPr="00726D0D" w:rsidRDefault="000630C8" w:rsidP="00F26B24">
            <w:pPr>
              <w:spacing w:line="360" w:lineRule="auto"/>
            </w:pPr>
            <w:r w:rsidRPr="00726D0D">
              <w:t>From bearing datasheet</w:t>
            </w:r>
          </w:p>
        </w:tc>
        <w:tc>
          <w:tcPr>
            <w:tcW w:w="4000" w:type="dxa"/>
          </w:tcPr>
          <w:p w14:paraId="27EC3075"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Motor</w:t>
            </w:r>
            <w:r>
              <w:rPr>
                <w:color w:val="000000"/>
                <w:szCs w:val="22"/>
                <w:lang w:val="en-US"/>
              </w:rPr>
              <w:t xml:space="preserve"> M&amp;D</w:t>
            </w:r>
            <w:r w:rsidRPr="00C02C86">
              <w:rPr>
                <w:color w:val="000000"/>
                <w:szCs w:val="22"/>
                <w:lang w:val="en-US"/>
              </w:rPr>
              <w:t>\</w:t>
            </w:r>
            <w:r>
              <w:rPr>
                <w:color w:val="000000"/>
                <w:szCs w:val="22"/>
                <w:lang w:val="en-US"/>
              </w:rPr>
              <w:t xml:space="preserve">Bearing &amp; Eccentricity </w:t>
            </w:r>
            <w:r w:rsidRPr="00C02C86">
              <w:rPr>
                <w:color w:val="000000"/>
                <w:szCs w:val="22"/>
                <w:lang w:val="en-US"/>
              </w:rPr>
              <w:t>Setup</w:t>
            </w:r>
          </w:p>
        </w:tc>
      </w:tr>
      <w:tr w:rsidR="000630C8" w:rsidRPr="00726D0D" w14:paraId="6E3D9817" w14:textId="77777777" w:rsidTr="00391625">
        <w:tc>
          <w:tcPr>
            <w:tcW w:w="1037" w:type="dxa"/>
          </w:tcPr>
          <w:p w14:paraId="7A8C6572" w14:textId="77777777" w:rsidR="000630C8" w:rsidRPr="00726D0D" w:rsidRDefault="000630C8" w:rsidP="00F26B24">
            <w:pPr>
              <w:spacing w:line="360" w:lineRule="auto"/>
              <w:rPr>
                <w:i/>
                <w:iCs/>
              </w:rPr>
            </w:pPr>
            <w:r w:rsidRPr="00726D0D">
              <w:rPr>
                <w:i/>
                <w:iCs/>
              </w:rPr>
              <w:t>D</w:t>
            </w:r>
            <w:r w:rsidRPr="00726D0D">
              <w:rPr>
                <w:i/>
                <w:iCs/>
                <w:vertAlign w:val="subscript"/>
              </w:rPr>
              <w:t>c</w:t>
            </w:r>
          </w:p>
        </w:tc>
        <w:tc>
          <w:tcPr>
            <w:tcW w:w="1514" w:type="dxa"/>
          </w:tcPr>
          <w:p w14:paraId="771CC6D7" w14:textId="77777777" w:rsidR="000630C8" w:rsidRPr="00726D0D" w:rsidRDefault="000630C8" w:rsidP="00F26B24">
            <w:pPr>
              <w:pStyle w:val="Header"/>
              <w:tabs>
                <w:tab w:val="clear" w:pos="4320"/>
                <w:tab w:val="clear" w:pos="8640"/>
              </w:tabs>
              <w:spacing w:line="360" w:lineRule="auto"/>
            </w:pPr>
            <w:r w:rsidRPr="00726D0D">
              <w:t>Cage diameter</w:t>
            </w:r>
          </w:p>
        </w:tc>
        <w:tc>
          <w:tcPr>
            <w:tcW w:w="787" w:type="dxa"/>
          </w:tcPr>
          <w:p w14:paraId="26050CD6" w14:textId="77777777" w:rsidR="000630C8" w:rsidRPr="00726D0D" w:rsidRDefault="000630C8" w:rsidP="00F26B24">
            <w:pPr>
              <w:spacing w:line="360" w:lineRule="auto"/>
            </w:pPr>
            <w:r w:rsidRPr="00726D0D">
              <w:t>inch</w:t>
            </w:r>
          </w:p>
        </w:tc>
        <w:tc>
          <w:tcPr>
            <w:tcW w:w="1518" w:type="dxa"/>
          </w:tcPr>
          <w:p w14:paraId="2ACA226B" w14:textId="77777777" w:rsidR="000630C8" w:rsidRPr="00726D0D" w:rsidRDefault="000630C8" w:rsidP="00F26B24">
            <w:pPr>
              <w:spacing w:line="360" w:lineRule="auto"/>
            </w:pPr>
            <w:r w:rsidRPr="00726D0D">
              <w:t>From bearing datasheet</w:t>
            </w:r>
          </w:p>
        </w:tc>
        <w:tc>
          <w:tcPr>
            <w:tcW w:w="4000" w:type="dxa"/>
          </w:tcPr>
          <w:p w14:paraId="279730F3"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Motor</w:t>
            </w:r>
            <w:r>
              <w:rPr>
                <w:color w:val="000000"/>
                <w:szCs w:val="22"/>
                <w:lang w:val="en-US"/>
              </w:rPr>
              <w:t xml:space="preserve"> M&amp;D</w:t>
            </w:r>
            <w:r w:rsidRPr="00C02C86">
              <w:rPr>
                <w:color w:val="000000"/>
                <w:szCs w:val="22"/>
                <w:lang w:val="en-US"/>
              </w:rPr>
              <w:t>\</w:t>
            </w:r>
            <w:r>
              <w:rPr>
                <w:color w:val="000000"/>
                <w:szCs w:val="22"/>
                <w:lang w:val="en-US"/>
              </w:rPr>
              <w:t xml:space="preserve">Bearing &amp; Eccentricity </w:t>
            </w:r>
            <w:r w:rsidRPr="00C02C86">
              <w:rPr>
                <w:color w:val="000000"/>
                <w:szCs w:val="22"/>
                <w:lang w:val="en-US"/>
              </w:rPr>
              <w:t>Setup</w:t>
            </w:r>
          </w:p>
        </w:tc>
      </w:tr>
      <w:tr w:rsidR="000630C8" w:rsidRPr="00726D0D" w14:paraId="3D774569" w14:textId="77777777" w:rsidTr="00391625">
        <w:tc>
          <w:tcPr>
            <w:tcW w:w="1037" w:type="dxa"/>
          </w:tcPr>
          <w:p w14:paraId="4C00A4F0" w14:textId="77777777" w:rsidR="000630C8" w:rsidRPr="00726D0D" w:rsidRDefault="000630C8" w:rsidP="00F26B24">
            <w:pPr>
              <w:spacing w:line="360" w:lineRule="auto"/>
              <w:rPr>
                <w:i/>
                <w:iCs/>
              </w:rPr>
            </w:pPr>
            <w:r w:rsidRPr="00726D0D">
              <w:rPr>
                <w:i/>
                <w:iCs/>
              </w:rPr>
              <w:t>D</w:t>
            </w:r>
            <w:r w:rsidRPr="00726D0D">
              <w:rPr>
                <w:i/>
                <w:iCs/>
                <w:vertAlign w:val="subscript"/>
              </w:rPr>
              <w:t>b</w:t>
            </w:r>
          </w:p>
        </w:tc>
        <w:tc>
          <w:tcPr>
            <w:tcW w:w="1514" w:type="dxa"/>
          </w:tcPr>
          <w:p w14:paraId="4FC46B52" w14:textId="77777777" w:rsidR="000630C8" w:rsidRPr="00726D0D" w:rsidRDefault="000630C8" w:rsidP="00F26B24">
            <w:pPr>
              <w:pStyle w:val="Header"/>
              <w:tabs>
                <w:tab w:val="clear" w:pos="4320"/>
                <w:tab w:val="clear" w:pos="8640"/>
              </w:tabs>
              <w:spacing w:line="360" w:lineRule="auto"/>
            </w:pPr>
            <w:r w:rsidRPr="00726D0D">
              <w:t xml:space="preserve">Rolling element (ball) diameter </w:t>
            </w:r>
          </w:p>
        </w:tc>
        <w:tc>
          <w:tcPr>
            <w:tcW w:w="787" w:type="dxa"/>
          </w:tcPr>
          <w:p w14:paraId="3D56045A" w14:textId="77777777" w:rsidR="000630C8" w:rsidRPr="00726D0D" w:rsidRDefault="000630C8" w:rsidP="00F26B24">
            <w:pPr>
              <w:spacing w:line="360" w:lineRule="auto"/>
            </w:pPr>
            <w:r w:rsidRPr="00726D0D">
              <w:t>inch</w:t>
            </w:r>
          </w:p>
        </w:tc>
        <w:tc>
          <w:tcPr>
            <w:tcW w:w="1518" w:type="dxa"/>
          </w:tcPr>
          <w:p w14:paraId="27F1C930" w14:textId="77777777" w:rsidR="000630C8" w:rsidRPr="00726D0D" w:rsidRDefault="000630C8" w:rsidP="00F26B24">
            <w:pPr>
              <w:spacing w:line="360" w:lineRule="auto"/>
            </w:pPr>
            <w:r w:rsidRPr="00726D0D">
              <w:t>From bearing datasheet</w:t>
            </w:r>
          </w:p>
        </w:tc>
        <w:tc>
          <w:tcPr>
            <w:tcW w:w="4000" w:type="dxa"/>
          </w:tcPr>
          <w:p w14:paraId="01BFFDC6"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Motor</w:t>
            </w:r>
            <w:r>
              <w:rPr>
                <w:color w:val="000000"/>
                <w:szCs w:val="22"/>
                <w:lang w:val="en-US"/>
              </w:rPr>
              <w:t xml:space="preserve"> M&amp;D</w:t>
            </w:r>
            <w:r w:rsidRPr="00C02C86">
              <w:rPr>
                <w:color w:val="000000"/>
                <w:szCs w:val="22"/>
                <w:lang w:val="en-US"/>
              </w:rPr>
              <w:t>\</w:t>
            </w:r>
            <w:r>
              <w:rPr>
                <w:color w:val="000000"/>
                <w:szCs w:val="22"/>
                <w:lang w:val="en-US"/>
              </w:rPr>
              <w:t xml:space="preserve">Bearing &amp; Eccentricity </w:t>
            </w:r>
            <w:r w:rsidRPr="00C02C86">
              <w:rPr>
                <w:color w:val="000000"/>
                <w:szCs w:val="22"/>
                <w:lang w:val="en-US"/>
              </w:rPr>
              <w:t>Setup</w:t>
            </w:r>
          </w:p>
        </w:tc>
      </w:tr>
      <w:tr w:rsidR="000630C8" w:rsidRPr="00726D0D" w14:paraId="3B404466" w14:textId="77777777" w:rsidTr="00391625">
        <w:tc>
          <w:tcPr>
            <w:tcW w:w="1037" w:type="dxa"/>
          </w:tcPr>
          <w:p w14:paraId="23AE94A1" w14:textId="77777777" w:rsidR="000630C8" w:rsidRPr="00726D0D" w:rsidRDefault="000630C8" w:rsidP="00F26B24">
            <w:pPr>
              <w:spacing w:line="360" w:lineRule="auto"/>
            </w:pPr>
            <w:r w:rsidRPr="00726D0D">
              <w:rPr>
                <w:i/>
                <w:iCs/>
              </w:rPr>
              <w:sym w:font="Symbol" w:char="F077"/>
            </w:r>
            <w:r w:rsidRPr="00726D0D">
              <w:rPr>
                <w:i/>
                <w:iCs/>
                <w:vertAlign w:val="subscript"/>
              </w:rPr>
              <w:t>r</w:t>
            </w:r>
          </w:p>
        </w:tc>
        <w:tc>
          <w:tcPr>
            <w:tcW w:w="1514" w:type="dxa"/>
          </w:tcPr>
          <w:p w14:paraId="7B88B9E7" w14:textId="77777777" w:rsidR="000630C8" w:rsidRPr="00726D0D" w:rsidRDefault="000630C8" w:rsidP="00F26B24">
            <w:pPr>
              <w:spacing w:line="360" w:lineRule="auto"/>
            </w:pPr>
            <w:r w:rsidRPr="00726D0D">
              <w:t>Motor speed</w:t>
            </w:r>
          </w:p>
        </w:tc>
        <w:tc>
          <w:tcPr>
            <w:tcW w:w="787" w:type="dxa"/>
          </w:tcPr>
          <w:p w14:paraId="4750D5D1" w14:textId="77777777" w:rsidR="000630C8" w:rsidRPr="00726D0D" w:rsidRDefault="000630C8" w:rsidP="00F26B24">
            <w:pPr>
              <w:spacing w:line="360" w:lineRule="auto"/>
            </w:pPr>
            <w:r w:rsidRPr="00726D0D">
              <w:t>r.p.m.</w:t>
            </w:r>
          </w:p>
        </w:tc>
        <w:tc>
          <w:tcPr>
            <w:tcW w:w="1518" w:type="dxa"/>
          </w:tcPr>
          <w:p w14:paraId="0327995B" w14:textId="77777777" w:rsidR="000630C8" w:rsidRPr="00726D0D" w:rsidRDefault="000630C8" w:rsidP="00F26B24">
            <w:pPr>
              <w:spacing w:line="360" w:lineRule="auto"/>
            </w:pPr>
            <w:r w:rsidRPr="00726D0D">
              <w:t>To be computed</w:t>
            </w:r>
          </w:p>
        </w:tc>
        <w:tc>
          <w:tcPr>
            <w:tcW w:w="4000" w:type="dxa"/>
          </w:tcPr>
          <w:p w14:paraId="2132F727" w14:textId="77777777" w:rsidR="000630C8" w:rsidRPr="00726D0D" w:rsidRDefault="000630C8" w:rsidP="00F26B24">
            <w:pPr>
              <w:spacing w:line="360" w:lineRule="auto"/>
              <w:jc w:val="center"/>
            </w:pPr>
            <w:r>
              <w:t>Refer step 1</w:t>
            </w:r>
          </w:p>
        </w:tc>
      </w:tr>
    </w:tbl>
    <w:p w14:paraId="2B8CD47F" w14:textId="77777777" w:rsidR="00391625" w:rsidRPr="00D52DB4" w:rsidRDefault="00391625" w:rsidP="00391625">
      <w:pPr>
        <w:spacing w:line="360" w:lineRule="auto"/>
        <w:jc w:val="both"/>
        <w:rPr>
          <w:color w:val="4472C4"/>
          <w:lang w:eastAsia="ko-KR"/>
        </w:rPr>
      </w:pPr>
      <w:r w:rsidRPr="00D52DB4">
        <w:rPr>
          <w:color w:val="4472C4"/>
          <w:lang w:eastAsia="ko-KR"/>
        </w:rPr>
        <w:t>For v 2.70, as we use current square FFT instead of current FFT the fault frequencies corresponding to bearing fault must be processed as below (Note: With current square FFT operation original fundamental (Fs) shifts to DC and new fundamental will be 2*Fs</w:t>
      </w:r>
      <w:r w:rsidR="00485DAC">
        <w:rPr>
          <w:color w:val="4472C4"/>
          <w:lang w:eastAsia="ko-KR"/>
        </w:rPr>
        <w:t>)</w:t>
      </w:r>
      <w:r w:rsidRPr="00D52DB4">
        <w:rPr>
          <w:color w:val="4472C4"/>
          <w:lang w:eastAsia="ko-KR"/>
        </w:rPr>
        <w:t xml:space="preserve">. </w:t>
      </w:r>
    </w:p>
    <w:p w14:paraId="54C0E500" w14:textId="77777777" w:rsidR="00391625" w:rsidRDefault="00391625" w:rsidP="00391625">
      <w:pPr>
        <w:spacing w:line="360" w:lineRule="auto"/>
        <w:jc w:val="both"/>
        <w:rPr>
          <w:color w:val="4472C4"/>
          <w:lang w:eastAsia="ko-KR"/>
        </w:rPr>
      </w:pPr>
      <w:r w:rsidRPr="00D52DB4">
        <w:rPr>
          <w:color w:val="4472C4"/>
          <w:lang w:eastAsia="ko-KR"/>
        </w:rPr>
        <w:t xml:space="preserve">Fault frequency formula for bearing function is, [Fs±k*Fvib]. </w:t>
      </w:r>
      <w:r>
        <w:rPr>
          <w:color w:val="4472C4"/>
          <w:lang w:eastAsia="ko-KR"/>
        </w:rPr>
        <w:t xml:space="preserve">Fvib can be further represented as, Fvib (ORF), Fvib (IRF), Fvib (BF) where ORF – Outer Race Fault, IRF – Inner Race Fault and BF – Ball Fault (Defect). </w:t>
      </w:r>
    </w:p>
    <w:p w14:paraId="071E1B2D" w14:textId="77777777" w:rsidR="00391625" w:rsidRDefault="00391625" w:rsidP="00391625">
      <w:pPr>
        <w:spacing w:line="360" w:lineRule="auto"/>
        <w:jc w:val="both"/>
        <w:rPr>
          <w:color w:val="4472C4"/>
          <w:lang w:eastAsia="ko-KR"/>
        </w:rPr>
      </w:pPr>
      <w:r>
        <w:rPr>
          <w:color w:val="4472C4"/>
          <w:lang w:eastAsia="ko-KR"/>
        </w:rPr>
        <w:t>From equation (5) above, Fvib can be further simplified and represented as:</w:t>
      </w:r>
    </w:p>
    <w:p w14:paraId="29054F96" w14:textId="77777777" w:rsidR="00391625" w:rsidRDefault="00391625" w:rsidP="00391625">
      <w:pPr>
        <w:spacing w:line="360" w:lineRule="auto"/>
        <w:jc w:val="both"/>
        <w:rPr>
          <w:color w:val="4472C4"/>
          <w:lang w:eastAsia="ko-KR"/>
        </w:rPr>
      </w:pPr>
      <w:r>
        <w:rPr>
          <w:color w:val="4472C4"/>
          <w:lang w:eastAsia="ko-KR"/>
        </w:rPr>
        <w:t>Fvib (ORF) = C1 * Fr, C1 is constant based on bearing parameters, Fr is machine speed in Hz (Nr/60)</w:t>
      </w:r>
      <w:r w:rsidR="003950DA">
        <w:rPr>
          <w:color w:val="4472C4"/>
          <w:lang w:eastAsia="ko-KR"/>
        </w:rPr>
        <w:t>.</w:t>
      </w:r>
      <w:r>
        <w:rPr>
          <w:color w:val="4472C4"/>
          <w:lang w:eastAsia="ko-KR"/>
        </w:rPr>
        <w:t xml:space="preserve"> </w:t>
      </w:r>
    </w:p>
    <w:p w14:paraId="4BCAF6D9" w14:textId="77777777" w:rsidR="00391625" w:rsidRDefault="00391625" w:rsidP="00391625">
      <w:pPr>
        <w:spacing w:line="360" w:lineRule="auto"/>
        <w:jc w:val="both"/>
        <w:rPr>
          <w:color w:val="4472C4"/>
          <w:lang w:eastAsia="ko-KR"/>
        </w:rPr>
      </w:pPr>
      <w:r>
        <w:rPr>
          <w:color w:val="4472C4"/>
          <w:lang w:eastAsia="ko-KR"/>
        </w:rPr>
        <w:t xml:space="preserve">Fvib (IRF) = C2 * Fr, C2 is constant based on bearing parameters, Fr is machine speed in Hz (Nr/60). </w:t>
      </w:r>
    </w:p>
    <w:p w14:paraId="446CB601" w14:textId="77777777" w:rsidR="00391625" w:rsidRDefault="00391625" w:rsidP="00391625">
      <w:pPr>
        <w:spacing w:line="360" w:lineRule="auto"/>
        <w:jc w:val="both"/>
        <w:rPr>
          <w:color w:val="4472C4"/>
          <w:lang w:eastAsia="ko-KR"/>
        </w:rPr>
      </w:pPr>
      <w:r>
        <w:rPr>
          <w:color w:val="4472C4"/>
          <w:lang w:eastAsia="ko-KR"/>
        </w:rPr>
        <w:lastRenderedPageBreak/>
        <w:t xml:space="preserve">Fvib (BF) = C3 * Fr, C3 is constant based on bearing parameters, Fr is machine speed in Hz (Nr/60). </w:t>
      </w:r>
    </w:p>
    <w:p w14:paraId="198F0FAB" w14:textId="77777777" w:rsidR="00391625" w:rsidRDefault="00391625" w:rsidP="00391625">
      <w:pPr>
        <w:spacing w:line="360" w:lineRule="auto"/>
        <w:jc w:val="both"/>
        <w:rPr>
          <w:color w:val="4472C4"/>
          <w:lang w:eastAsia="ko-KR"/>
        </w:rPr>
      </w:pPr>
      <w:r>
        <w:rPr>
          <w:color w:val="4472C4"/>
          <w:lang w:eastAsia="ko-KR"/>
        </w:rPr>
        <w:t xml:space="preserve">In case of I^2 FFT as fundamental moves to DC the fault frequencies corresponding to outer race, inner race and ball defect can be simply </w:t>
      </w:r>
      <w:r w:rsidR="003950DA">
        <w:rPr>
          <w:color w:val="4472C4"/>
          <w:lang w:eastAsia="ko-KR"/>
        </w:rPr>
        <w:t>k*</w:t>
      </w:r>
      <w:r>
        <w:rPr>
          <w:color w:val="4472C4"/>
          <w:lang w:eastAsia="ko-KR"/>
        </w:rPr>
        <w:t xml:space="preserve">Fvib (ORF), </w:t>
      </w:r>
      <w:r w:rsidR="003950DA">
        <w:rPr>
          <w:color w:val="4472C4"/>
          <w:lang w:eastAsia="ko-KR"/>
        </w:rPr>
        <w:t>k*</w:t>
      </w:r>
      <w:r>
        <w:rPr>
          <w:color w:val="4472C4"/>
          <w:lang w:eastAsia="ko-KR"/>
        </w:rPr>
        <w:t>Fvib (IRF) and</w:t>
      </w:r>
      <w:r w:rsidR="000D5EED">
        <w:rPr>
          <w:color w:val="4472C4"/>
          <w:lang w:eastAsia="ko-KR"/>
        </w:rPr>
        <w:t xml:space="preserve"> </w:t>
      </w:r>
      <w:r w:rsidR="003950DA">
        <w:rPr>
          <w:color w:val="4472C4"/>
          <w:lang w:eastAsia="ko-KR"/>
        </w:rPr>
        <w:t>k*</w:t>
      </w:r>
      <w:r>
        <w:rPr>
          <w:color w:val="4472C4"/>
          <w:lang w:eastAsia="ko-KR"/>
        </w:rPr>
        <w:t xml:space="preserve"> Fvib (BF)</w:t>
      </w:r>
      <w:r w:rsidR="003950DA">
        <w:rPr>
          <w:color w:val="4472C4"/>
          <w:lang w:eastAsia="ko-KR"/>
        </w:rPr>
        <w:t xml:space="preserve"> and k = 1,2,3</w:t>
      </w:r>
      <w:r>
        <w:rPr>
          <w:color w:val="4472C4"/>
          <w:lang w:eastAsia="ko-KR"/>
        </w:rPr>
        <w:t xml:space="preserve">. </w:t>
      </w:r>
    </w:p>
    <w:p w14:paraId="2058DBA7" w14:textId="77777777" w:rsidR="00391625" w:rsidRDefault="00391625" w:rsidP="00391625">
      <w:pPr>
        <w:spacing w:line="360" w:lineRule="auto"/>
        <w:jc w:val="both"/>
        <w:rPr>
          <w:color w:val="4472C4"/>
          <w:lang w:eastAsia="ko-KR"/>
        </w:rPr>
      </w:pPr>
      <w:r w:rsidRPr="008C36E7">
        <w:rPr>
          <w:b/>
          <w:color w:val="4472C4"/>
          <w:lang w:eastAsia="ko-KR"/>
        </w:rPr>
        <w:t>Search Band for Peak Magnitude</w:t>
      </w:r>
      <w:r w:rsidR="00E455A9">
        <w:rPr>
          <w:b/>
          <w:color w:val="4472C4"/>
          <w:lang w:eastAsia="ko-KR"/>
        </w:rPr>
        <w:t xml:space="preserve"> (Bearing)</w:t>
      </w:r>
      <w:r>
        <w:rPr>
          <w:color w:val="4472C4"/>
          <w:lang w:eastAsia="ko-KR"/>
        </w:rPr>
        <w:t xml:space="preserve">: </w:t>
      </w:r>
    </w:p>
    <w:p w14:paraId="0BEF68EB" w14:textId="77777777" w:rsidR="004A29E0" w:rsidRPr="00ED7F1F" w:rsidRDefault="004A29E0" w:rsidP="004A7F89">
      <w:pPr>
        <w:spacing w:line="360" w:lineRule="auto"/>
        <w:jc w:val="both"/>
        <w:rPr>
          <w:lang w:eastAsia="ko-KR"/>
        </w:rPr>
      </w:pPr>
      <w:r w:rsidRPr="00E52F64">
        <w:rPr>
          <w:b/>
          <w:bCs/>
          <w:highlight w:val="green"/>
          <w:lang w:eastAsia="ko-KR"/>
        </w:rPr>
        <w:t>For v2.</w:t>
      </w:r>
      <w:r w:rsidR="001146B3">
        <w:rPr>
          <w:b/>
          <w:bCs/>
          <w:highlight w:val="green"/>
          <w:lang w:eastAsia="ko-KR"/>
        </w:rPr>
        <w:t>80</w:t>
      </w:r>
      <w:r w:rsidRPr="00E52F64">
        <w:rPr>
          <w:highlight w:val="green"/>
          <w:lang w:eastAsia="ko-KR"/>
        </w:rPr>
        <w:t>, Vicinity check</w:t>
      </w:r>
      <w:r w:rsidR="00ED7F1F" w:rsidRPr="00E52F64">
        <w:rPr>
          <w:highlight w:val="green"/>
          <w:lang w:eastAsia="ko-KR"/>
        </w:rPr>
        <w:t xml:space="preserve"> is configurable as factory setting</w:t>
      </w:r>
      <w:r w:rsidRPr="00E52F64">
        <w:rPr>
          <w:highlight w:val="green"/>
          <w:lang w:eastAsia="ko-KR"/>
        </w:rPr>
        <w:t xml:space="preserve"> </w:t>
      </w:r>
      <w:r w:rsidR="00ED7F1F" w:rsidRPr="00E52F64">
        <w:rPr>
          <w:highlight w:val="green"/>
          <w:lang w:eastAsia="ko-KR"/>
        </w:rPr>
        <w:t>with default value</w:t>
      </w:r>
      <w:r w:rsidRPr="00E52F64">
        <w:rPr>
          <w:highlight w:val="green"/>
          <w:lang w:eastAsia="ko-KR"/>
        </w:rPr>
        <w:t xml:space="preserve"> at </w:t>
      </w:r>
      <w:r w:rsidR="00ED7F1F" w:rsidRPr="00E52F64">
        <w:rPr>
          <w:highlight w:val="green"/>
          <w:lang w:eastAsia="ko-KR"/>
        </w:rPr>
        <w:t>2</w:t>
      </w:r>
      <w:r w:rsidR="00A54434" w:rsidRPr="00E52F64">
        <w:rPr>
          <w:highlight w:val="green"/>
          <w:lang w:eastAsia="ko-KR"/>
        </w:rPr>
        <w:t xml:space="preserve">*FFT resolution in Hz </w:t>
      </w:r>
      <w:r w:rsidR="00ED7F1F" w:rsidRPr="00E52F64">
        <w:rPr>
          <w:highlight w:val="green"/>
          <w:lang w:eastAsia="ko-KR"/>
        </w:rPr>
        <w:t xml:space="preserve">with voltage option </w:t>
      </w:r>
      <w:r w:rsidR="00A54434" w:rsidRPr="00E52F64">
        <w:rPr>
          <w:highlight w:val="green"/>
          <w:lang w:eastAsia="ko-KR"/>
        </w:rPr>
        <w:t>a</w:t>
      </w:r>
      <w:r w:rsidRPr="00E52F64">
        <w:rPr>
          <w:highlight w:val="green"/>
          <w:lang w:eastAsia="ko-KR"/>
        </w:rPr>
        <w:t>nd without voltage</w:t>
      </w:r>
      <w:r w:rsidR="00A54434" w:rsidRPr="00E52F64">
        <w:rPr>
          <w:highlight w:val="green"/>
          <w:lang w:eastAsia="ko-KR"/>
        </w:rPr>
        <w:t xml:space="preserve"> or 1-Ph VT</w:t>
      </w:r>
      <w:r w:rsidRPr="00E52F64">
        <w:rPr>
          <w:highlight w:val="green"/>
          <w:lang w:eastAsia="ko-KR"/>
        </w:rPr>
        <w:t xml:space="preserve"> is </w:t>
      </w:r>
      <w:r w:rsidR="00ED7F1F" w:rsidRPr="00E52F64">
        <w:rPr>
          <w:highlight w:val="green"/>
          <w:lang w:eastAsia="ko-KR"/>
        </w:rPr>
        <w:t>defaulted to 2+1 = 3</w:t>
      </w:r>
      <w:r w:rsidR="00A54434" w:rsidRPr="00E52F64">
        <w:rPr>
          <w:highlight w:val="green"/>
          <w:lang w:eastAsia="ko-KR"/>
        </w:rPr>
        <w:t xml:space="preserve">*FFT resolution in </w:t>
      </w:r>
      <w:r w:rsidRPr="00E52F64">
        <w:rPr>
          <w:highlight w:val="green"/>
          <w:lang w:eastAsia="ko-KR"/>
        </w:rPr>
        <w:t>Hz</w:t>
      </w:r>
      <w:r w:rsidRPr="00E52F64">
        <w:rPr>
          <w:lang w:eastAsia="ko-KR"/>
        </w:rPr>
        <w:t>.</w:t>
      </w:r>
      <w:r w:rsidR="00E52F64">
        <w:rPr>
          <w:lang w:eastAsia="ko-KR"/>
        </w:rPr>
        <w:t xml:space="preserve"> </w:t>
      </w:r>
      <w:r w:rsidR="00E52F64" w:rsidRPr="00E52F64">
        <w:rPr>
          <w:highlight w:val="green"/>
          <w:lang w:eastAsia="ko-KR"/>
        </w:rPr>
        <w:t>For bearing 2 &amp; 3 times FFT</w:t>
      </w:r>
      <w:r w:rsidRPr="00E52F64">
        <w:rPr>
          <w:highlight w:val="green"/>
          <w:lang w:eastAsia="ko-KR"/>
        </w:rPr>
        <w:t xml:space="preserve"> </w:t>
      </w:r>
      <w:r w:rsidR="00E52F64" w:rsidRPr="00E52F64">
        <w:rPr>
          <w:highlight w:val="green"/>
          <w:lang w:eastAsia="ko-KR"/>
        </w:rPr>
        <w:t>resolution in Hz will be applied for voltage and no-voltage options.</w:t>
      </w:r>
      <w:r w:rsidR="00E52F64">
        <w:rPr>
          <w:lang w:eastAsia="ko-KR"/>
        </w:rPr>
        <w:t xml:space="preserve"> </w:t>
      </w:r>
      <w:r w:rsidR="00175434">
        <w:rPr>
          <w:lang w:eastAsia="ko-KR"/>
        </w:rPr>
        <w:t xml:space="preserve">For v2.70 only they are fixed at default values of 2 and 3 times FFT resolution with and without voltage. </w:t>
      </w:r>
      <w:r w:rsidRPr="00645235">
        <w:rPr>
          <w:color w:val="4472C4"/>
          <w:lang w:eastAsia="ko-KR"/>
        </w:rPr>
        <w:t xml:space="preserve">After validation vicinity check factory setting for 1) </w:t>
      </w:r>
      <w:r w:rsidR="004A7F89" w:rsidRPr="00645235">
        <w:rPr>
          <w:color w:val="4472C4"/>
          <w:lang w:eastAsia="ko-KR"/>
        </w:rPr>
        <w:t>voltage-based</w:t>
      </w:r>
      <w:r w:rsidRPr="00645235">
        <w:rPr>
          <w:color w:val="4472C4"/>
          <w:lang w:eastAsia="ko-KR"/>
        </w:rPr>
        <w:t xml:space="preserve"> ESA, 2) voltage less ESA and 3) 1-VT based ESA will be </w:t>
      </w:r>
      <w:r w:rsidR="00A54434" w:rsidRPr="00645235">
        <w:rPr>
          <w:color w:val="4472C4"/>
          <w:lang w:eastAsia="ko-KR"/>
        </w:rPr>
        <w:t>modified if required</w:t>
      </w:r>
      <w:r w:rsidRPr="00645235">
        <w:rPr>
          <w:color w:val="4472C4"/>
          <w:lang w:eastAsia="ko-KR"/>
        </w:rPr>
        <w:t>.</w:t>
      </w:r>
      <w:r w:rsidRPr="00ED7F1F">
        <w:rPr>
          <w:lang w:eastAsia="ko-KR"/>
        </w:rPr>
        <w:t xml:space="preserve">  </w:t>
      </w:r>
    </w:p>
    <w:p w14:paraId="7A98AB47" w14:textId="77777777" w:rsidR="000D7B5D" w:rsidRDefault="000D7B5D" w:rsidP="004A7F89">
      <w:pPr>
        <w:spacing w:line="360" w:lineRule="auto"/>
        <w:jc w:val="both"/>
        <w:rPr>
          <w:color w:val="4472C4"/>
          <w:lang w:eastAsia="ko-KR"/>
        </w:rPr>
      </w:pPr>
      <w:r w:rsidRPr="000D7B5D">
        <w:rPr>
          <w:b/>
          <w:bCs/>
          <w:color w:val="4472C4"/>
          <w:lang w:eastAsia="ko-KR"/>
        </w:rPr>
        <w:t>1-VT Option</w:t>
      </w:r>
      <w:r>
        <w:rPr>
          <w:b/>
          <w:bCs/>
          <w:color w:val="4472C4"/>
          <w:lang w:eastAsia="ko-KR"/>
        </w:rPr>
        <w:t xml:space="preserve"> to support ESA (Bug 47414)</w:t>
      </w:r>
      <w:r w:rsidR="0053429A">
        <w:rPr>
          <w:b/>
          <w:bCs/>
          <w:color w:val="4472C4"/>
          <w:lang w:eastAsia="ko-KR"/>
        </w:rPr>
        <w:t xml:space="preserve"> in v2.70</w:t>
      </w:r>
      <w:r>
        <w:rPr>
          <w:color w:val="4472C4"/>
          <w:lang w:eastAsia="ko-KR"/>
        </w:rPr>
        <w:t>:</w:t>
      </w:r>
    </w:p>
    <w:p w14:paraId="4DEFAD91" w14:textId="77777777" w:rsidR="000D7B5D" w:rsidRPr="009F5081" w:rsidRDefault="000D7B5D" w:rsidP="009F5081">
      <w:pPr>
        <w:autoSpaceDE w:val="0"/>
        <w:autoSpaceDN w:val="0"/>
        <w:spacing w:after="0"/>
        <w:rPr>
          <w:rFonts w:ascii="Calibri" w:hAnsi="Calibri"/>
          <w:szCs w:val="22"/>
          <w:lang w:val="en-IN" w:eastAsia="en-IN"/>
        </w:rPr>
      </w:pPr>
      <w:r w:rsidRPr="000D7B5D">
        <w:rPr>
          <w:color w:val="4472C4"/>
          <w:lang w:eastAsia="ko-KR"/>
        </w:rPr>
        <w:t xml:space="preserve">In case </w:t>
      </w:r>
      <w:r>
        <w:rPr>
          <w:color w:val="4472C4"/>
          <w:lang w:eastAsia="ko-KR"/>
        </w:rPr>
        <w:t>if only single-phase VT connection is available</w:t>
      </w:r>
      <w:r w:rsidR="00541C6B">
        <w:rPr>
          <w:color w:val="4472C4"/>
          <w:lang w:eastAsia="ko-KR"/>
        </w:rPr>
        <w:t xml:space="preserve"> as per the Voltage Type setting in ESA</w:t>
      </w:r>
      <w:r w:rsidR="009F5081">
        <w:rPr>
          <w:color w:val="4472C4"/>
          <w:lang w:eastAsia="ko-KR"/>
        </w:rPr>
        <w:t xml:space="preserve"> and at </w:t>
      </w:r>
      <w:r w:rsidR="009F5081" w:rsidRPr="009F5081">
        <w:rPr>
          <w:color w:val="4472C4"/>
          <w:lang w:eastAsia="ko-KR"/>
        </w:rPr>
        <w:t>System--&gt;Voltage Sensing--&gt; Phase VT Connection</w:t>
      </w:r>
      <w:r w:rsidR="009F5081">
        <w:rPr>
          <w:rFonts w:ascii="Calibri" w:hAnsi="Calibri"/>
          <w:szCs w:val="22"/>
          <w:lang w:val="en-IN" w:eastAsia="en-IN"/>
        </w:rPr>
        <w:t xml:space="preserve"> </w:t>
      </w:r>
      <w:r>
        <w:rPr>
          <w:color w:val="4472C4"/>
          <w:lang w:eastAsia="ko-KR"/>
        </w:rPr>
        <w:t>, pseudo voltages of other phases considering balanced system is computed and there by power is also computed considering the actual measured currents from CT</w:t>
      </w:r>
      <w:r w:rsidR="00E21D94">
        <w:rPr>
          <w:color w:val="4472C4"/>
          <w:lang w:eastAsia="ko-KR"/>
        </w:rPr>
        <w:t xml:space="preserve"> (Refer to 8-Series-System Spec)</w:t>
      </w:r>
      <w:r>
        <w:rPr>
          <w:color w:val="4472C4"/>
          <w:lang w:eastAsia="ko-KR"/>
        </w:rPr>
        <w:t>.</w:t>
      </w:r>
      <w:r w:rsidR="00E21D94">
        <w:rPr>
          <w:color w:val="4472C4"/>
          <w:lang w:eastAsia="ko-KR"/>
        </w:rPr>
        <w:t xml:space="preserve"> The power computed with 1-VT option will be used as input to the speed estimation algorithm mentioned in above section (</w:t>
      </w:r>
      <w:r w:rsidR="00E21D94" w:rsidRPr="006579EA">
        <w:rPr>
          <w:color w:val="000000"/>
          <w:highlight w:val="green"/>
          <w:lang w:eastAsia="ko-KR"/>
        </w:rPr>
        <w:t>for induction</w:t>
      </w:r>
      <w:r w:rsidR="00C94678" w:rsidRPr="006579EA">
        <w:rPr>
          <w:color w:val="000000"/>
          <w:highlight w:val="green"/>
          <w:lang w:eastAsia="ko-KR"/>
        </w:rPr>
        <w:t xml:space="preserve"> </w:t>
      </w:r>
      <w:r w:rsidR="00E21D94" w:rsidRPr="006579EA">
        <w:rPr>
          <w:color w:val="000000"/>
          <w:highlight w:val="green"/>
          <w:lang w:eastAsia="ko-KR"/>
        </w:rPr>
        <w:t>only</w:t>
      </w:r>
      <w:r w:rsidR="00E21D94">
        <w:rPr>
          <w:color w:val="4472C4"/>
          <w:lang w:eastAsia="ko-KR"/>
        </w:rPr>
        <w:t>). The rest of the ESA computation mechanism will be same. The vicinity check</w:t>
      </w:r>
      <w:r w:rsidR="002351FF">
        <w:rPr>
          <w:color w:val="4472C4"/>
          <w:lang w:eastAsia="ko-KR"/>
        </w:rPr>
        <w:t xml:space="preserve"> factory setting</w:t>
      </w:r>
      <w:r w:rsidR="00E21D94">
        <w:rPr>
          <w:color w:val="4472C4"/>
          <w:lang w:eastAsia="ko-KR"/>
        </w:rPr>
        <w:t xml:space="preserve"> for 1-VT option will </w:t>
      </w:r>
      <w:r w:rsidR="00E52F64" w:rsidRPr="00E52F64">
        <w:rPr>
          <w:highlight w:val="green"/>
          <w:lang w:eastAsia="ko-KR"/>
        </w:rPr>
        <w:t>be same as that of no voltage case</w:t>
      </w:r>
      <w:r w:rsidR="00A54434">
        <w:rPr>
          <w:color w:val="4472C4"/>
          <w:lang w:eastAsia="ko-KR"/>
        </w:rPr>
        <w:t xml:space="preserve"> </w:t>
      </w:r>
      <w:r w:rsidR="009F5081">
        <w:rPr>
          <w:color w:val="4472C4"/>
          <w:lang w:eastAsia="ko-KR"/>
        </w:rPr>
        <w:t>and will be</w:t>
      </w:r>
      <w:r w:rsidR="00E21D94">
        <w:rPr>
          <w:color w:val="4472C4"/>
          <w:lang w:eastAsia="ko-KR"/>
        </w:rPr>
        <w:t xml:space="preserve"> chosen</w:t>
      </w:r>
      <w:r w:rsidR="009F5081">
        <w:rPr>
          <w:color w:val="4472C4"/>
          <w:lang w:eastAsia="ko-KR"/>
        </w:rPr>
        <w:t>/suggested</w:t>
      </w:r>
      <w:r w:rsidR="00E21D94">
        <w:rPr>
          <w:color w:val="4472C4"/>
          <w:lang w:eastAsia="ko-KR"/>
        </w:rPr>
        <w:t xml:space="preserve"> appropriately after validation and comparing with voltage-based ESA results. </w:t>
      </w:r>
    </w:p>
    <w:p w14:paraId="7EE2675E" w14:textId="084010EF" w:rsidR="000630C8" w:rsidRDefault="000630C8" w:rsidP="000630C8">
      <w:pPr>
        <w:spacing w:line="360" w:lineRule="auto"/>
        <w:jc w:val="both"/>
        <w:rPr>
          <w:lang w:eastAsia="ko-KR"/>
        </w:rPr>
      </w:pPr>
      <w:r>
        <w:rPr>
          <w:lang w:eastAsia="ko-KR"/>
        </w:rPr>
        <w:t>Due to the errors possible in frequency measurement and speed estimation, the FFT magnitudes later has to be looked at near vicinity range (</w:t>
      </w:r>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bearing</m:t>
            </m:r>
          </m:sub>
        </m:sSub>
        <m:r>
          <w:rPr>
            <w:rFonts w:ascii="Cambria Math" w:hAnsi="Cambria Math"/>
          </w:rPr>
          <m:t>±∆f</m:t>
        </m:r>
      </m:oMath>
      <w:r>
        <w:rPr>
          <w:lang w:eastAsia="ko-KR"/>
        </w:rPr>
        <w:t xml:space="preserve">) of fault frequencies of interest computed.   </w:t>
      </w:r>
    </w:p>
    <w:p w14:paraId="4EA47D3B" w14:textId="6488E726" w:rsidR="000630C8" w:rsidRDefault="000630C8" w:rsidP="000630C8">
      <w:pPr>
        <w:spacing w:line="360" w:lineRule="auto"/>
        <w:jc w:val="both"/>
        <w:rPr>
          <w:lang w:eastAsia="ko-KR"/>
        </w:rPr>
      </w:pPr>
      <w:r>
        <w:rPr>
          <w:lang w:eastAsia="ko-KR"/>
        </w:rPr>
        <w:t xml:space="preserve">The vicinity range </w:t>
      </w:r>
      <w:r>
        <w:rPr>
          <w:color w:val="000000"/>
          <w:szCs w:val="22"/>
          <w:lang w:val="en-US"/>
        </w:rPr>
        <w:t>(</w:t>
      </w:r>
      <w:r w:rsidRPr="008F7E26">
        <w:rPr>
          <w:color w:val="000000"/>
          <w:highlight w:val="yellow"/>
        </w:rPr>
        <w:t>&gt; v180</w:t>
      </w:r>
      <w:r>
        <w:rPr>
          <w:color w:val="000000"/>
        </w:rPr>
        <w:t>)</w:t>
      </w:r>
      <w:r>
        <w:rPr>
          <w:lang w:eastAsia="ko-KR"/>
        </w:rPr>
        <w:t xml:space="preserve"> for bearing fault frequencies (</w:t>
      </w:r>
      <m:oMath>
        <m:r>
          <w:rPr>
            <w:rFonts w:ascii="Cambria Math" w:hAnsi="Cambria Math"/>
          </w:rPr>
          <m:t>∆f</m:t>
        </m:r>
      </m:oMath>
      <w:r>
        <w:rPr>
          <w:lang w:eastAsia="ko-KR"/>
        </w:rPr>
        <w:t>) can be computed onetime or during every FFT computation as,</w:t>
      </w:r>
    </w:p>
    <w:p w14:paraId="1765127C" w14:textId="1399B09D" w:rsidR="000630C8" w:rsidRPr="001F0BE3" w:rsidRDefault="00000000" w:rsidP="000630C8">
      <w:pPr>
        <w:spacing w:line="360" w:lineRule="auto"/>
        <w:jc w:val="both"/>
      </w:pPr>
      <m:oMathPara>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bearing</m:t>
              </m:r>
            </m:sub>
          </m:sSub>
          <m:r>
            <w:rPr>
              <w:rFonts w:ascii="Cambria Math" w:hAnsi="Cambria Math"/>
            </w:rPr>
            <m:t>= ±[</m:t>
          </m:r>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r>
            <w:rPr>
              <w:rFonts w:ascii="Cambria Math" w:hAnsi="Cambria Math"/>
            </w:rPr>
            <m:t>+</m:t>
          </m:r>
          <m:d>
            <m:dPr>
              <m:ctrlPr>
                <w:rPr>
                  <w:rFonts w:ascii="Cambria Math" w:hAnsi="Cambria Math"/>
                  <w:i/>
                </w:rPr>
              </m:ctrlPr>
            </m:dPr>
            <m:e>
              <m:r>
                <w:rPr>
                  <w:rFonts w:ascii="Cambria Math" w:hAnsi="Cambria Math"/>
                </w:rPr>
                <m:t>k*</m:t>
              </m:r>
              <m:f>
                <m:fPr>
                  <m:ctrlPr>
                    <w:rPr>
                      <w:rFonts w:ascii="Cambria Math" w:hAnsi="Cambria Math"/>
                      <w:i/>
                    </w:rPr>
                  </m:ctrlPr>
                </m:fPr>
                <m:num>
                  <m:sSub>
                    <m:sSubPr>
                      <m:ctrlPr>
                        <w:rPr>
                          <w:rFonts w:ascii="Cambria Math" w:eastAsia="Batang" w:hAnsi="Cambria Math"/>
                          <w:i/>
                          <w:sz w:val="20"/>
                          <w:szCs w:val="20"/>
                          <w:lang w:val="en-US"/>
                        </w:rPr>
                      </m:ctrlPr>
                    </m:sSubPr>
                    <m:e>
                      <m:r>
                        <w:rPr>
                          <w:rFonts w:ascii="Cambria Math" w:hAnsi="Cambria Math"/>
                        </w:rPr>
                        <m:t>N</m:t>
                      </m:r>
                    </m:e>
                    <m:sub>
                      <m:r>
                        <w:rPr>
                          <w:rFonts w:ascii="Cambria Math" w:hAnsi="Cambria Math"/>
                        </w:rPr>
                        <m:t>b</m:t>
                      </m:r>
                    </m:sub>
                  </m:sSub>
                </m:num>
                <m:den>
                  <m:r>
                    <w:rPr>
                      <w:rFonts w:ascii="Cambria Math" w:hAnsi="Cambria Math"/>
                    </w:rPr>
                    <m:t>120</m:t>
                  </m:r>
                </m:den>
              </m:f>
            </m:e>
          </m:d>
          <m:r>
            <w:rPr>
              <w:rFonts w:ascii="Cambria Math" w:hAnsi="Cambria Math"/>
            </w:rPr>
            <m:t>*</m:t>
          </m:r>
          <m:d>
            <m:dPr>
              <m:ctrlPr>
                <w:rPr>
                  <w:rFonts w:ascii="Cambria Math" w:hAnsi="Cambria Math"/>
                  <w:i/>
                </w:rPr>
              </m:ctrlPr>
            </m:dPr>
            <m:e>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r>
                <w:rPr>
                  <w:rFonts w:ascii="Cambria Math" w:hAnsi="Cambria Math"/>
                </w:rPr>
                <m:t>*0.01</m:t>
              </m:r>
            </m:e>
          </m:d>
          <m:r>
            <w:rPr>
              <w:rFonts w:ascii="Cambria Math" w:hAnsi="Cambria Math"/>
            </w:rPr>
            <m:t>+((k*</m:t>
          </m:r>
          <m:sSub>
            <m:sSubPr>
              <m:ctrlPr>
                <w:rPr>
                  <w:rFonts w:ascii="Cambria Math" w:eastAsia="Batang" w:hAnsi="Cambria Math"/>
                  <w:i/>
                  <w:sz w:val="20"/>
                  <w:szCs w:val="20"/>
                  <w:lang w:val="en-US"/>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eastAsia="Batang" w:hAnsi="Cambria Math"/>
                      <w:i/>
                      <w:sz w:val="20"/>
                      <w:szCs w:val="20"/>
                      <w:lang w:val="en-US"/>
                    </w:rPr>
                  </m:ctrlPr>
                </m:sSubPr>
                <m:e>
                  <m:r>
                    <w:rPr>
                      <w:rFonts w:ascii="Cambria Math" w:hAnsi="Cambria Math"/>
                    </w:rPr>
                    <m:t>D</m:t>
                  </m:r>
                </m:e>
                <m:sub>
                  <m:r>
                    <w:rPr>
                      <w:rFonts w:ascii="Cambria Math" w:hAnsi="Cambria Math"/>
                    </w:rPr>
                    <m:t>b</m:t>
                  </m:r>
                </m:sub>
              </m:sSub>
            </m:num>
            <m:den>
              <m:r>
                <w:rPr>
                  <w:rFonts w:ascii="Cambria Math" w:hAnsi="Cambria Math"/>
                </w:rPr>
                <m:t>120*</m:t>
              </m:r>
              <m:sSub>
                <m:sSubPr>
                  <m:ctrlPr>
                    <w:rPr>
                      <w:rFonts w:ascii="Cambria Math" w:eastAsia="Batang" w:hAnsi="Cambria Math"/>
                      <w:i/>
                      <w:sz w:val="20"/>
                      <w:szCs w:val="20"/>
                      <w:lang w:val="en-US"/>
                    </w:rPr>
                  </m:ctrlPr>
                </m:sSubPr>
                <m:e>
                  <m:r>
                    <w:rPr>
                      <w:rFonts w:ascii="Cambria Math" w:hAnsi="Cambria Math"/>
                    </w:rPr>
                    <m:t>D</m:t>
                  </m:r>
                </m:e>
                <m:sub>
                  <m:r>
                    <w:rPr>
                      <w:rFonts w:ascii="Cambria Math" w:hAnsi="Cambria Math"/>
                    </w:rPr>
                    <m:t>c</m:t>
                  </m:r>
                </m:sub>
              </m:sSub>
            </m:den>
          </m:f>
          <m:r>
            <w:rPr>
              <w:rFonts w:ascii="Cambria Math" w:hAnsi="Cambria Math"/>
            </w:rPr>
            <m:t>)*</m:t>
          </m:r>
          <m:d>
            <m:dPr>
              <m:ctrlPr>
                <w:rPr>
                  <w:rFonts w:ascii="Cambria Math" w:hAnsi="Cambria Math"/>
                  <w:i/>
                </w:rPr>
              </m:ctrlPr>
            </m:dPr>
            <m:e>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r>
                <w:rPr>
                  <w:rFonts w:ascii="Cambria Math" w:hAnsi="Cambria Math"/>
                </w:rPr>
                <m:t>*0.01</m:t>
              </m:r>
            </m:e>
          </m:d>
          <m:r>
            <w:rPr>
              <w:rFonts w:ascii="Cambria Math" w:hAnsi="Cambria Math"/>
            </w:rPr>
            <m:t>)</m:t>
          </m:r>
        </m:oMath>
      </m:oMathPara>
    </w:p>
    <w:p w14:paraId="1B82CE8E" w14:textId="77777777" w:rsidR="000630C8" w:rsidRDefault="000630C8" w:rsidP="000630C8">
      <w:pPr>
        <w:spacing w:line="360" w:lineRule="auto"/>
        <w:jc w:val="both"/>
      </w:pPr>
      <w:r>
        <w:t xml:space="preserve">In case, for onetime computation, </w:t>
      </w:r>
    </w:p>
    <w:p w14:paraId="043AD736" w14:textId="5E1CD120"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oMath>
      <w:r w:rsidR="000630C8">
        <w:t xml:space="preserve">, which is frequency measurement error can be approximated to 0.001 Hz.  </w:t>
      </w:r>
    </w:p>
    <w:p w14:paraId="605ED9E1" w14:textId="77777777" w:rsidR="000630C8" w:rsidRDefault="000630C8" w:rsidP="000630C8">
      <w:pPr>
        <w:spacing w:line="360" w:lineRule="auto"/>
        <w:jc w:val="both"/>
      </w:pPr>
      <w:r>
        <w:lastRenderedPageBreak/>
        <w:t xml:space="preserve">k, has to be taken maximum value of 10. </w:t>
      </w:r>
    </w:p>
    <w:p w14:paraId="31D96D79" w14:textId="25A3F94C"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oMath>
      <w:r w:rsidR="000630C8">
        <w:t xml:space="preserve">, can be considered as rated speed of motor. </w:t>
      </w:r>
    </w:p>
    <w:p w14:paraId="7D498189" w14:textId="77777777" w:rsidR="000630C8" w:rsidRDefault="000630C8" w:rsidP="000630C8">
      <w:pPr>
        <w:spacing w:line="360" w:lineRule="auto"/>
        <w:jc w:val="both"/>
      </w:pPr>
      <w:r>
        <w:t xml:space="preserve">In case, during every FFT computation, </w:t>
      </w:r>
    </w:p>
    <w:p w14:paraId="07FB6906" w14:textId="194D4C88"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oMath>
      <w:r w:rsidR="000630C8">
        <w:t xml:space="preserve">, frequency measurement error can be considered based on current magnitude (x CT) as per 8-series specification.  </w:t>
      </w:r>
    </w:p>
    <w:p w14:paraId="52F8AF38" w14:textId="77777777" w:rsidR="000630C8" w:rsidRDefault="000630C8" w:rsidP="000630C8">
      <w:pPr>
        <w:spacing w:line="360" w:lineRule="auto"/>
        <w:jc w:val="both"/>
      </w:pPr>
      <w:r>
        <w:t xml:space="preserve">k has to be taken from 1 to 10 based on frequency of interest. </w:t>
      </w:r>
    </w:p>
    <w:p w14:paraId="2966DF59" w14:textId="479A2692"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oMath>
      <w:r w:rsidR="000630C8">
        <w:t xml:space="preserve"> has to be considered as the latest estimated speed of motor. </w:t>
      </w:r>
    </w:p>
    <w:p w14:paraId="6A93114D" w14:textId="77777777" w:rsidR="000630C8" w:rsidRDefault="000630C8" w:rsidP="000630C8">
      <w:pPr>
        <w:spacing w:line="360" w:lineRule="auto"/>
        <w:jc w:val="both"/>
        <w:rPr>
          <w:lang w:eastAsia="ko-KR"/>
        </w:rPr>
      </w:pPr>
      <w:r w:rsidRPr="00693ACB">
        <w:t>Note: Vicinity range is fixed as 0.5 Hz for v180.</w:t>
      </w:r>
    </w:p>
    <w:p w14:paraId="270BAB1D" w14:textId="77777777" w:rsidR="000630C8" w:rsidRPr="00726D0D" w:rsidRDefault="000630C8" w:rsidP="000630C8">
      <w:pPr>
        <w:spacing w:line="360" w:lineRule="auto"/>
      </w:pPr>
      <w:r>
        <w:rPr>
          <w:u w:val="single"/>
        </w:rPr>
        <w:t>Step 4</w:t>
      </w:r>
      <w:r w:rsidRPr="0077796D">
        <w:t>:</w:t>
      </w:r>
      <w:r>
        <w:t xml:space="preserve">   </w:t>
      </w:r>
      <w:r w:rsidRPr="00726D0D">
        <w:t xml:space="preserve">Compute the vibration frequencies related to the defects (shaft misalignment, load unbalance, loose foundation, dynamic/static </w:t>
      </w:r>
      <w:r>
        <w:t>eccentricity) using equation (7</w:t>
      </w:r>
      <w:r w:rsidRPr="00726D0D">
        <w:t xml:space="preserve">). </w:t>
      </w:r>
    </w:p>
    <w:p w14:paraId="05B03FD8" w14:textId="77777777" w:rsidR="000630C8" w:rsidRPr="00726D0D" w:rsidRDefault="000630C8" w:rsidP="000630C8">
      <w:pPr>
        <w:spacing w:line="360" w:lineRule="auto"/>
      </w:pPr>
      <w:r w:rsidRPr="00726D0D">
        <w:tab/>
      </w:r>
      <w:r w:rsidRPr="00726D0D">
        <w:rPr>
          <w:position w:val="-24"/>
        </w:rPr>
        <w:object w:dxaOrig="2700" w:dyaOrig="620" w14:anchorId="7FC69A1C">
          <v:shape id="_x0000_i1038" type="#_x0000_t75" style="width:135pt;height:30pt" o:ole="">
            <v:imagedata r:id="rId17" o:title=""/>
          </v:shape>
          <o:OLEObject Type="Embed" ProgID="Equation.3" ShapeID="_x0000_i1038" DrawAspect="Content" ObjectID="_1766214031" r:id="rId53"/>
        </w:object>
      </w:r>
      <w:r w:rsidRPr="00726D0D">
        <w:tab/>
      </w:r>
      <w:r w:rsidRPr="00726D0D">
        <w:tab/>
        <w:t>(</w:t>
      </w:r>
      <w:r>
        <w:t>7</w:t>
      </w:r>
      <w:r w:rsidRPr="00726D0D">
        <w:t>)</w:t>
      </w:r>
    </w:p>
    <w:p w14:paraId="558DFFCF" w14:textId="77777777" w:rsidR="000630C8" w:rsidRDefault="000630C8" w:rsidP="000630C8">
      <w:pPr>
        <w:spacing w:line="360" w:lineRule="auto"/>
        <w:rPr>
          <w:lang w:eastAsia="ko-KR"/>
        </w:rPr>
      </w:pPr>
      <w:r w:rsidRPr="00726D0D">
        <w:t>k=1, 2, 3, 4….</w:t>
      </w:r>
      <w:r>
        <w:t xml:space="preserve">up to 10 </w:t>
      </w:r>
      <w:r w:rsidRPr="00693ACB">
        <w:t>(k = 1 to 3 for v180).</w:t>
      </w:r>
      <w:r>
        <w:t xml:space="preserve">  </w:t>
      </w:r>
      <w:r>
        <w:rPr>
          <w:lang w:eastAsia="ko-KR"/>
        </w:rPr>
        <w:t xml:space="preserve">Store these frequencies in a file as eccentricity frequencies of interest. </w:t>
      </w:r>
    </w:p>
    <w:p w14:paraId="439B86D5" w14:textId="77777777" w:rsidR="000630C8" w:rsidRDefault="000630C8" w:rsidP="000630C8">
      <w:pPr>
        <w:spacing w:line="360" w:lineRule="auto"/>
        <w:rPr>
          <w:lang w:eastAsia="ko-KR"/>
        </w:rPr>
      </w:pPr>
      <w:r>
        <w:rPr>
          <w:lang w:eastAsia="ko-KR"/>
        </w:rPr>
        <w:t>Computational parameter details for eccentricity fault frequencies are given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7"/>
        <w:gridCol w:w="1698"/>
        <w:gridCol w:w="866"/>
        <w:gridCol w:w="1705"/>
        <w:gridCol w:w="3064"/>
      </w:tblGrid>
      <w:tr w:rsidR="000630C8" w:rsidRPr="00726D0D" w14:paraId="6F7F5D67" w14:textId="77777777" w:rsidTr="00F26B24">
        <w:tc>
          <w:tcPr>
            <w:tcW w:w="1341" w:type="dxa"/>
          </w:tcPr>
          <w:p w14:paraId="40908307" w14:textId="77777777" w:rsidR="000630C8" w:rsidRPr="00726D0D" w:rsidRDefault="000630C8" w:rsidP="00F26B24">
            <w:pPr>
              <w:spacing w:line="360" w:lineRule="auto"/>
              <w:jc w:val="center"/>
              <w:rPr>
                <w:b/>
                <w:bCs/>
              </w:rPr>
            </w:pPr>
            <w:r w:rsidRPr="00726D0D">
              <w:rPr>
                <w:b/>
                <w:bCs/>
              </w:rPr>
              <w:t>Symbol</w:t>
            </w:r>
          </w:p>
        </w:tc>
        <w:tc>
          <w:tcPr>
            <w:tcW w:w="1743" w:type="dxa"/>
          </w:tcPr>
          <w:p w14:paraId="02FF81BB" w14:textId="77777777" w:rsidR="000630C8" w:rsidRPr="00726D0D" w:rsidRDefault="000630C8" w:rsidP="00F26B24">
            <w:pPr>
              <w:spacing w:line="360" w:lineRule="auto"/>
              <w:jc w:val="center"/>
              <w:rPr>
                <w:b/>
                <w:bCs/>
              </w:rPr>
            </w:pPr>
            <w:r w:rsidRPr="00726D0D">
              <w:rPr>
                <w:b/>
                <w:bCs/>
              </w:rPr>
              <w:t>Quantity</w:t>
            </w:r>
          </w:p>
        </w:tc>
        <w:tc>
          <w:tcPr>
            <w:tcW w:w="923" w:type="dxa"/>
          </w:tcPr>
          <w:p w14:paraId="1F20A2C6" w14:textId="77777777" w:rsidR="000630C8" w:rsidRPr="00726D0D" w:rsidRDefault="000630C8" w:rsidP="00F26B24">
            <w:pPr>
              <w:spacing w:line="360" w:lineRule="auto"/>
              <w:jc w:val="center"/>
              <w:rPr>
                <w:b/>
                <w:bCs/>
              </w:rPr>
            </w:pPr>
            <w:r w:rsidRPr="00726D0D">
              <w:rPr>
                <w:b/>
                <w:bCs/>
              </w:rPr>
              <w:t>Unit</w:t>
            </w:r>
          </w:p>
        </w:tc>
        <w:tc>
          <w:tcPr>
            <w:tcW w:w="1767" w:type="dxa"/>
          </w:tcPr>
          <w:p w14:paraId="4211567B" w14:textId="77777777" w:rsidR="000630C8" w:rsidRPr="00726D0D" w:rsidRDefault="000630C8" w:rsidP="00F26B24">
            <w:pPr>
              <w:spacing w:line="360" w:lineRule="auto"/>
              <w:jc w:val="center"/>
              <w:rPr>
                <w:b/>
                <w:bCs/>
              </w:rPr>
            </w:pPr>
            <w:r w:rsidRPr="00726D0D">
              <w:rPr>
                <w:b/>
                <w:bCs/>
              </w:rPr>
              <w:t>Method</w:t>
            </w:r>
          </w:p>
        </w:tc>
        <w:tc>
          <w:tcPr>
            <w:tcW w:w="3082" w:type="dxa"/>
          </w:tcPr>
          <w:p w14:paraId="2E2F8147" w14:textId="77777777" w:rsidR="000630C8" w:rsidRPr="00726D0D" w:rsidRDefault="000630C8" w:rsidP="00F26B24">
            <w:pPr>
              <w:spacing w:line="360" w:lineRule="auto"/>
              <w:jc w:val="center"/>
              <w:rPr>
                <w:b/>
                <w:bCs/>
              </w:rPr>
            </w:pPr>
            <w:r w:rsidRPr="00726D0D">
              <w:rPr>
                <w:b/>
                <w:bCs/>
              </w:rPr>
              <w:t>Formula</w:t>
            </w:r>
          </w:p>
        </w:tc>
      </w:tr>
      <w:tr w:rsidR="000630C8" w:rsidRPr="00726D0D" w14:paraId="07B11F27" w14:textId="77777777" w:rsidTr="00F26B24">
        <w:tc>
          <w:tcPr>
            <w:tcW w:w="1341" w:type="dxa"/>
          </w:tcPr>
          <w:p w14:paraId="042F25BE" w14:textId="77777777" w:rsidR="000630C8" w:rsidRPr="00726D0D" w:rsidRDefault="000630C8" w:rsidP="00F26B24">
            <w:pPr>
              <w:spacing w:line="360" w:lineRule="auto"/>
              <w:rPr>
                <w:i/>
                <w:iCs/>
              </w:rPr>
            </w:pPr>
            <w:r w:rsidRPr="00726D0D">
              <w:rPr>
                <w:i/>
                <w:iCs/>
              </w:rPr>
              <w:t>f</w:t>
            </w:r>
            <w:r w:rsidRPr="00726D0D">
              <w:rPr>
                <w:i/>
                <w:iCs/>
                <w:vertAlign w:val="subscript"/>
              </w:rPr>
              <w:t>misalignment</w:t>
            </w:r>
          </w:p>
        </w:tc>
        <w:tc>
          <w:tcPr>
            <w:tcW w:w="1743" w:type="dxa"/>
          </w:tcPr>
          <w:p w14:paraId="1FC79E1A" w14:textId="77777777" w:rsidR="000630C8" w:rsidRPr="00726D0D" w:rsidRDefault="000630C8" w:rsidP="00F26B24">
            <w:pPr>
              <w:pStyle w:val="Header"/>
              <w:tabs>
                <w:tab w:val="clear" w:pos="4320"/>
                <w:tab w:val="clear" w:pos="8640"/>
              </w:tabs>
              <w:spacing w:line="360" w:lineRule="auto"/>
            </w:pPr>
            <w:r w:rsidRPr="00726D0D">
              <w:t>Stator current frequency related to misalignment</w:t>
            </w:r>
          </w:p>
        </w:tc>
        <w:tc>
          <w:tcPr>
            <w:tcW w:w="923" w:type="dxa"/>
          </w:tcPr>
          <w:p w14:paraId="48090823" w14:textId="77777777" w:rsidR="000630C8" w:rsidRPr="00726D0D" w:rsidRDefault="000630C8" w:rsidP="00F26B24">
            <w:pPr>
              <w:spacing w:line="360" w:lineRule="auto"/>
            </w:pPr>
            <w:r w:rsidRPr="00726D0D">
              <w:t>Hz</w:t>
            </w:r>
          </w:p>
        </w:tc>
        <w:tc>
          <w:tcPr>
            <w:tcW w:w="1767" w:type="dxa"/>
          </w:tcPr>
          <w:p w14:paraId="1D8A0580" w14:textId="77777777" w:rsidR="000630C8" w:rsidRPr="00726D0D" w:rsidRDefault="000630C8" w:rsidP="00F26B24">
            <w:pPr>
              <w:spacing w:line="360" w:lineRule="auto"/>
            </w:pPr>
            <w:r w:rsidRPr="00726D0D">
              <w:t>To be calculated</w:t>
            </w:r>
          </w:p>
        </w:tc>
        <w:tc>
          <w:tcPr>
            <w:tcW w:w="3082" w:type="dxa"/>
          </w:tcPr>
          <w:p w14:paraId="5301D0B9" w14:textId="77777777" w:rsidR="000630C8" w:rsidRPr="00726D0D" w:rsidRDefault="000630C8" w:rsidP="00F26B24">
            <w:pPr>
              <w:spacing w:line="360" w:lineRule="auto"/>
              <w:jc w:val="center"/>
            </w:pPr>
            <w:r w:rsidRPr="00726D0D">
              <w:rPr>
                <w:position w:val="-24"/>
              </w:rPr>
              <w:object w:dxaOrig="2740" w:dyaOrig="620" w14:anchorId="011313AB">
                <v:shape id="_x0000_i1039" type="#_x0000_t75" style="width:137.95pt;height:30pt" o:ole="">
                  <v:imagedata r:id="rId54" o:title=""/>
                </v:shape>
                <o:OLEObject Type="Embed" ProgID="Equation.3" ShapeID="_x0000_i1039" DrawAspect="Content" ObjectID="_1766214032" r:id="rId55"/>
              </w:object>
            </w:r>
          </w:p>
        </w:tc>
      </w:tr>
      <w:tr w:rsidR="000630C8" w:rsidRPr="00726D0D" w14:paraId="5819A163" w14:textId="77777777" w:rsidTr="00F26B24">
        <w:tc>
          <w:tcPr>
            <w:tcW w:w="1341" w:type="dxa"/>
          </w:tcPr>
          <w:p w14:paraId="3104DBC2" w14:textId="77777777" w:rsidR="000630C8" w:rsidRPr="00726D0D" w:rsidRDefault="000630C8" w:rsidP="00F26B24">
            <w:pPr>
              <w:spacing w:line="360" w:lineRule="auto"/>
              <w:rPr>
                <w:i/>
                <w:iCs/>
              </w:rPr>
            </w:pPr>
            <w:r w:rsidRPr="00726D0D">
              <w:rPr>
                <w:i/>
                <w:iCs/>
              </w:rPr>
              <w:t>F</w:t>
            </w:r>
          </w:p>
        </w:tc>
        <w:tc>
          <w:tcPr>
            <w:tcW w:w="1743" w:type="dxa"/>
          </w:tcPr>
          <w:p w14:paraId="226F6AFC" w14:textId="77777777" w:rsidR="000630C8" w:rsidRPr="00726D0D" w:rsidRDefault="000630C8" w:rsidP="00F26B24">
            <w:pPr>
              <w:spacing w:line="360" w:lineRule="auto"/>
            </w:pPr>
            <w:r w:rsidRPr="00726D0D">
              <w:t>Motor fundamental frequency</w:t>
            </w:r>
          </w:p>
        </w:tc>
        <w:tc>
          <w:tcPr>
            <w:tcW w:w="923" w:type="dxa"/>
          </w:tcPr>
          <w:p w14:paraId="2768004B" w14:textId="77777777" w:rsidR="000630C8" w:rsidRPr="00726D0D" w:rsidRDefault="000630C8" w:rsidP="00F26B24">
            <w:pPr>
              <w:spacing w:line="360" w:lineRule="auto"/>
            </w:pPr>
            <w:r w:rsidRPr="00726D0D">
              <w:t>Hz</w:t>
            </w:r>
          </w:p>
        </w:tc>
        <w:tc>
          <w:tcPr>
            <w:tcW w:w="1767" w:type="dxa"/>
          </w:tcPr>
          <w:p w14:paraId="5BE0004E" w14:textId="77777777" w:rsidR="000630C8" w:rsidRPr="00726D0D" w:rsidRDefault="000630C8" w:rsidP="00F26B24">
            <w:pPr>
              <w:spacing w:line="360" w:lineRule="auto"/>
            </w:pPr>
            <w:r w:rsidRPr="00726D0D">
              <w:t xml:space="preserve">From </w:t>
            </w:r>
            <w:r>
              <w:t>metering computation</w:t>
            </w:r>
          </w:p>
          <w:p w14:paraId="3B789FFB" w14:textId="77777777" w:rsidR="000630C8" w:rsidRPr="00726D0D" w:rsidRDefault="000630C8" w:rsidP="00F26B24">
            <w:pPr>
              <w:spacing w:line="360" w:lineRule="auto"/>
            </w:pPr>
          </w:p>
        </w:tc>
        <w:tc>
          <w:tcPr>
            <w:tcW w:w="3082" w:type="dxa"/>
          </w:tcPr>
          <w:p w14:paraId="1D9E2C63" w14:textId="77777777" w:rsidR="000630C8" w:rsidRPr="00726D0D" w:rsidRDefault="000630C8" w:rsidP="00F26B24">
            <w:pPr>
              <w:spacing w:line="360" w:lineRule="auto"/>
              <w:jc w:val="center"/>
            </w:pPr>
            <w:r>
              <w:rPr>
                <w:color w:val="000000"/>
                <w:szCs w:val="22"/>
                <w:lang w:val="en-US"/>
              </w:rPr>
              <w:t>Path: Platform\Frequency 1-J or 2-K</w:t>
            </w:r>
          </w:p>
        </w:tc>
      </w:tr>
      <w:tr w:rsidR="000630C8" w:rsidRPr="00726D0D" w14:paraId="37ADD9F8" w14:textId="77777777" w:rsidTr="00F26B24">
        <w:tc>
          <w:tcPr>
            <w:tcW w:w="1341" w:type="dxa"/>
          </w:tcPr>
          <w:p w14:paraId="6A51417B" w14:textId="77777777" w:rsidR="000630C8" w:rsidRPr="00726D0D" w:rsidRDefault="000630C8" w:rsidP="00F26B24">
            <w:pPr>
              <w:spacing w:line="360" w:lineRule="auto"/>
              <w:rPr>
                <w:i/>
                <w:iCs/>
              </w:rPr>
            </w:pPr>
            <w:r w:rsidRPr="00726D0D">
              <w:rPr>
                <w:i/>
                <w:iCs/>
              </w:rPr>
              <w:t>s</w:t>
            </w:r>
          </w:p>
        </w:tc>
        <w:tc>
          <w:tcPr>
            <w:tcW w:w="1743" w:type="dxa"/>
          </w:tcPr>
          <w:p w14:paraId="4A4A08D0" w14:textId="77777777" w:rsidR="000630C8" w:rsidRPr="00726D0D" w:rsidRDefault="000630C8" w:rsidP="00F26B24">
            <w:pPr>
              <w:spacing w:line="360" w:lineRule="auto"/>
            </w:pPr>
            <w:r w:rsidRPr="00726D0D">
              <w:t>Slip</w:t>
            </w:r>
          </w:p>
        </w:tc>
        <w:tc>
          <w:tcPr>
            <w:tcW w:w="923" w:type="dxa"/>
          </w:tcPr>
          <w:p w14:paraId="1540FA71" w14:textId="77777777" w:rsidR="000630C8" w:rsidRPr="00726D0D" w:rsidRDefault="000630C8" w:rsidP="00F26B24">
            <w:pPr>
              <w:spacing w:line="360" w:lineRule="auto"/>
            </w:pPr>
            <w:r w:rsidRPr="00726D0D">
              <w:t xml:space="preserve">no unit </w:t>
            </w:r>
          </w:p>
        </w:tc>
        <w:tc>
          <w:tcPr>
            <w:tcW w:w="1767" w:type="dxa"/>
          </w:tcPr>
          <w:p w14:paraId="78D48395" w14:textId="77777777" w:rsidR="000630C8" w:rsidRPr="00726D0D" w:rsidRDefault="000630C8" w:rsidP="00F26B24">
            <w:pPr>
              <w:spacing w:line="360" w:lineRule="auto"/>
            </w:pPr>
            <w:r w:rsidRPr="00726D0D">
              <w:t>To be computed</w:t>
            </w:r>
          </w:p>
        </w:tc>
        <w:tc>
          <w:tcPr>
            <w:tcW w:w="3082" w:type="dxa"/>
          </w:tcPr>
          <w:p w14:paraId="0BC8F6B9" w14:textId="77777777" w:rsidR="000630C8" w:rsidRPr="00726D0D" w:rsidRDefault="000630C8" w:rsidP="00F26B24">
            <w:pPr>
              <w:spacing w:line="360" w:lineRule="auto"/>
              <w:jc w:val="center"/>
            </w:pPr>
            <w:r>
              <w:t>Refer step 1</w:t>
            </w:r>
          </w:p>
        </w:tc>
      </w:tr>
      <w:tr w:rsidR="000630C8" w:rsidRPr="00726D0D" w14:paraId="3BBB9B26" w14:textId="77777777" w:rsidTr="00F26B24">
        <w:tc>
          <w:tcPr>
            <w:tcW w:w="1341" w:type="dxa"/>
            <w:tcBorders>
              <w:top w:val="single" w:sz="4" w:space="0" w:color="auto"/>
              <w:left w:val="single" w:sz="4" w:space="0" w:color="auto"/>
              <w:bottom w:val="single" w:sz="4" w:space="0" w:color="auto"/>
              <w:right w:val="single" w:sz="4" w:space="0" w:color="auto"/>
            </w:tcBorders>
          </w:tcPr>
          <w:p w14:paraId="238FD2DE" w14:textId="77777777" w:rsidR="000630C8" w:rsidRPr="00726D0D" w:rsidRDefault="000630C8" w:rsidP="00F26B24">
            <w:pPr>
              <w:spacing w:line="360" w:lineRule="auto"/>
              <w:rPr>
                <w:i/>
                <w:iCs/>
              </w:rPr>
            </w:pPr>
            <w:r w:rsidRPr="00726D0D">
              <w:rPr>
                <w:i/>
                <w:iCs/>
              </w:rPr>
              <w:lastRenderedPageBreak/>
              <w:t>P</w:t>
            </w:r>
          </w:p>
        </w:tc>
        <w:tc>
          <w:tcPr>
            <w:tcW w:w="1743" w:type="dxa"/>
            <w:tcBorders>
              <w:top w:val="single" w:sz="4" w:space="0" w:color="auto"/>
              <w:left w:val="single" w:sz="4" w:space="0" w:color="auto"/>
              <w:bottom w:val="single" w:sz="4" w:space="0" w:color="auto"/>
              <w:right w:val="single" w:sz="4" w:space="0" w:color="auto"/>
            </w:tcBorders>
          </w:tcPr>
          <w:p w14:paraId="5F9944F8" w14:textId="77777777" w:rsidR="000630C8" w:rsidRPr="00726D0D" w:rsidRDefault="000630C8" w:rsidP="00F26B24">
            <w:pPr>
              <w:spacing w:line="360" w:lineRule="auto"/>
            </w:pPr>
            <w:r w:rsidRPr="00726D0D">
              <w:t>number of poles</w:t>
            </w:r>
          </w:p>
        </w:tc>
        <w:tc>
          <w:tcPr>
            <w:tcW w:w="923" w:type="dxa"/>
            <w:tcBorders>
              <w:top w:val="single" w:sz="4" w:space="0" w:color="auto"/>
              <w:left w:val="single" w:sz="4" w:space="0" w:color="auto"/>
              <w:bottom w:val="single" w:sz="4" w:space="0" w:color="auto"/>
              <w:right w:val="single" w:sz="4" w:space="0" w:color="auto"/>
            </w:tcBorders>
          </w:tcPr>
          <w:p w14:paraId="15F7D263" w14:textId="77777777" w:rsidR="000630C8" w:rsidRPr="00726D0D" w:rsidRDefault="000630C8" w:rsidP="00F26B24">
            <w:pPr>
              <w:spacing w:line="360" w:lineRule="auto"/>
            </w:pPr>
            <w:r w:rsidRPr="00726D0D">
              <w:t>no unit</w:t>
            </w:r>
          </w:p>
        </w:tc>
        <w:tc>
          <w:tcPr>
            <w:tcW w:w="1767" w:type="dxa"/>
            <w:tcBorders>
              <w:top w:val="single" w:sz="4" w:space="0" w:color="auto"/>
              <w:left w:val="single" w:sz="4" w:space="0" w:color="auto"/>
              <w:bottom w:val="single" w:sz="4" w:space="0" w:color="auto"/>
              <w:right w:val="single" w:sz="4" w:space="0" w:color="auto"/>
            </w:tcBorders>
          </w:tcPr>
          <w:p w14:paraId="5F4ECFD8" w14:textId="77777777" w:rsidR="000630C8" w:rsidRPr="00726D0D" w:rsidRDefault="000630C8" w:rsidP="00F26B24">
            <w:pPr>
              <w:spacing w:line="360" w:lineRule="auto"/>
            </w:pPr>
            <w:r w:rsidRPr="00726D0D">
              <w:t xml:space="preserve">From motor </w:t>
            </w:r>
            <w:r>
              <w:t>settings data</w:t>
            </w:r>
          </w:p>
          <w:p w14:paraId="6D886DEE" w14:textId="77777777" w:rsidR="000630C8" w:rsidRPr="00726D0D" w:rsidRDefault="000630C8" w:rsidP="00F26B24">
            <w:pPr>
              <w:spacing w:line="360" w:lineRule="auto"/>
            </w:pPr>
          </w:p>
        </w:tc>
        <w:tc>
          <w:tcPr>
            <w:tcW w:w="3082" w:type="dxa"/>
            <w:tcBorders>
              <w:top w:val="single" w:sz="4" w:space="0" w:color="auto"/>
              <w:left w:val="single" w:sz="4" w:space="0" w:color="auto"/>
              <w:bottom w:val="single" w:sz="4" w:space="0" w:color="auto"/>
              <w:right w:val="single" w:sz="4" w:space="0" w:color="auto"/>
            </w:tcBorders>
          </w:tcPr>
          <w:p w14:paraId="25EE22D9" w14:textId="77777777" w:rsidR="000630C8" w:rsidRPr="00726D0D" w:rsidRDefault="000630C8" w:rsidP="00F26B24">
            <w:pPr>
              <w:spacing w:line="360" w:lineRule="auto"/>
              <w:jc w:val="center"/>
            </w:pPr>
            <w:r w:rsidRPr="00C02C86">
              <w:rPr>
                <w:color w:val="000000"/>
                <w:szCs w:val="22"/>
                <w:lang w:val="en-US"/>
              </w:rPr>
              <w:t>Path:</w:t>
            </w:r>
            <w:r>
              <w:rPr>
                <w:color w:val="000000"/>
                <w:szCs w:val="22"/>
                <w:lang w:val="en-US"/>
              </w:rPr>
              <w:t xml:space="preserve"> </w:t>
            </w:r>
            <w:r w:rsidRPr="00C02C86">
              <w:rPr>
                <w:color w:val="000000"/>
                <w:szCs w:val="22"/>
                <w:lang w:val="en-US"/>
              </w:rPr>
              <w:t>System\Motor\Setup</w:t>
            </w:r>
          </w:p>
        </w:tc>
      </w:tr>
      <w:tr w:rsidR="000630C8" w:rsidRPr="00726D0D" w14:paraId="1AA01430" w14:textId="77777777" w:rsidTr="00F26B24">
        <w:tc>
          <w:tcPr>
            <w:tcW w:w="1341" w:type="dxa"/>
            <w:tcBorders>
              <w:top w:val="single" w:sz="4" w:space="0" w:color="auto"/>
              <w:left w:val="single" w:sz="4" w:space="0" w:color="auto"/>
              <w:bottom w:val="single" w:sz="4" w:space="0" w:color="auto"/>
              <w:right w:val="single" w:sz="4" w:space="0" w:color="auto"/>
            </w:tcBorders>
          </w:tcPr>
          <w:p w14:paraId="273BE31D" w14:textId="77777777" w:rsidR="000630C8" w:rsidRPr="00726D0D" w:rsidRDefault="000630C8" w:rsidP="00F26B24">
            <w:pPr>
              <w:spacing w:line="360" w:lineRule="auto"/>
              <w:rPr>
                <w:i/>
                <w:iCs/>
              </w:rPr>
            </w:pPr>
            <w:r w:rsidRPr="00726D0D">
              <w:rPr>
                <w:i/>
                <w:iCs/>
              </w:rPr>
              <w:t>p</w:t>
            </w:r>
          </w:p>
        </w:tc>
        <w:tc>
          <w:tcPr>
            <w:tcW w:w="1743" w:type="dxa"/>
            <w:tcBorders>
              <w:top w:val="single" w:sz="4" w:space="0" w:color="auto"/>
              <w:left w:val="single" w:sz="4" w:space="0" w:color="auto"/>
              <w:bottom w:val="single" w:sz="4" w:space="0" w:color="auto"/>
              <w:right w:val="single" w:sz="4" w:space="0" w:color="auto"/>
            </w:tcBorders>
          </w:tcPr>
          <w:p w14:paraId="3F848F00" w14:textId="77777777" w:rsidR="000630C8" w:rsidRPr="00726D0D" w:rsidRDefault="000630C8" w:rsidP="00F26B24">
            <w:pPr>
              <w:spacing w:line="360" w:lineRule="auto"/>
            </w:pPr>
            <w:r w:rsidRPr="00726D0D">
              <w:t>number of pole-pairs</w:t>
            </w:r>
          </w:p>
        </w:tc>
        <w:tc>
          <w:tcPr>
            <w:tcW w:w="923" w:type="dxa"/>
            <w:tcBorders>
              <w:top w:val="single" w:sz="4" w:space="0" w:color="auto"/>
              <w:left w:val="single" w:sz="4" w:space="0" w:color="auto"/>
              <w:bottom w:val="single" w:sz="4" w:space="0" w:color="auto"/>
              <w:right w:val="single" w:sz="4" w:space="0" w:color="auto"/>
            </w:tcBorders>
          </w:tcPr>
          <w:p w14:paraId="5B6EC711" w14:textId="77777777" w:rsidR="000630C8" w:rsidRPr="00726D0D" w:rsidRDefault="000630C8" w:rsidP="00F26B24">
            <w:pPr>
              <w:spacing w:line="360" w:lineRule="auto"/>
            </w:pPr>
            <w:r w:rsidRPr="00726D0D">
              <w:t>no unit</w:t>
            </w:r>
          </w:p>
        </w:tc>
        <w:tc>
          <w:tcPr>
            <w:tcW w:w="1767" w:type="dxa"/>
            <w:tcBorders>
              <w:top w:val="single" w:sz="4" w:space="0" w:color="auto"/>
              <w:left w:val="single" w:sz="4" w:space="0" w:color="auto"/>
              <w:bottom w:val="single" w:sz="4" w:space="0" w:color="auto"/>
              <w:right w:val="single" w:sz="4" w:space="0" w:color="auto"/>
            </w:tcBorders>
          </w:tcPr>
          <w:p w14:paraId="43D7CFBC" w14:textId="77777777" w:rsidR="000630C8" w:rsidRPr="00726D0D" w:rsidRDefault="000630C8" w:rsidP="00F26B24">
            <w:pPr>
              <w:spacing w:line="360" w:lineRule="auto"/>
            </w:pPr>
            <w:r w:rsidRPr="00726D0D">
              <w:t>To be computed from number of poles</w:t>
            </w:r>
          </w:p>
        </w:tc>
        <w:tc>
          <w:tcPr>
            <w:tcW w:w="3082" w:type="dxa"/>
            <w:tcBorders>
              <w:top w:val="single" w:sz="4" w:space="0" w:color="auto"/>
              <w:left w:val="single" w:sz="4" w:space="0" w:color="auto"/>
              <w:bottom w:val="single" w:sz="4" w:space="0" w:color="auto"/>
              <w:right w:val="single" w:sz="4" w:space="0" w:color="auto"/>
            </w:tcBorders>
          </w:tcPr>
          <w:p w14:paraId="4949431A" w14:textId="77777777" w:rsidR="000630C8" w:rsidRPr="00726D0D" w:rsidRDefault="000630C8" w:rsidP="00F26B24">
            <w:pPr>
              <w:spacing w:line="360" w:lineRule="auto"/>
              <w:jc w:val="center"/>
            </w:pPr>
            <w:r w:rsidRPr="00726D0D">
              <w:object w:dxaOrig="660" w:dyaOrig="620" w14:anchorId="53E64563">
                <v:shape id="_x0000_i1040" type="#_x0000_t75" style="width:37.8pt;height:30pt" o:ole="" fillcolor="#ff9">
                  <v:imagedata r:id="rId56" o:title=""/>
                </v:shape>
                <o:OLEObject Type="Embed" ProgID="Equation.3" ShapeID="_x0000_i1040" DrawAspect="Content" ObjectID="_1766214033" r:id="rId57"/>
              </w:object>
            </w:r>
          </w:p>
        </w:tc>
      </w:tr>
    </w:tbl>
    <w:p w14:paraId="0A3343D1" w14:textId="77777777" w:rsidR="000630C8" w:rsidRDefault="000630C8" w:rsidP="000630C8">
      <w:pPr>
        <w:spacing w:line="360" w:lineRule="auto"/>
      </w:pPr>
    </w:p>
    <w:p w14:paraId="6BBD5C40" w14:textId="77777777" w:rsidR="00E455A9" w:rsidRPr="00D52DB4" w:rsidRDefault="00E455A9" w:rsidP="00E455A9">
      <w:pPr>
        <w:spacing w:line="360" w:lineRule="auto"/>
        <w:jc w:val="both"/>
        <w:rPr>
          <w:color w:val="4472C4"/>
          <w:lang w:eastAsia="ko-KR"/>
        </w:rPr>
      </w:pPr>
      <w:r w:rsidRPr="00D52DB4">
        <w:rPr>
          <w:color w:val="4472C4"/>
          <w:lang w:eastAsia="ko-KR"/>
        </w:rPr>
        <w:t xml:space="preserve">For v 2.70, as we use current square FFT instead of current FFT the fault frequencies corresponding to </w:t>
      </w:r>
      <w:r>
        <w:rPr>
          <w:color w:val="4472C4"/>
          <w:lang w:eastAsia="ko-KR"/>
        </w:rPr>
        <w:t>mechanical</w:t>
      </w:r>
      <w:r w:rsidRPr="00D52DB4">
        <w:rPr>
          <w:color w:val="4472C4"/>
          <w:lang w:eastAsia="ko-KR"/>
        </w:rPr>
        <w:t xml:space="preserve"> fault must be processed as below (Note: With current square FFT operation original fundamental (Fs) shifts to DC and new fundamental will be 2*Fs. </w:t>
      </w:r>
    </w:p>
    <w:p w14:paraId="5A88ED59" w14:textId="77777777" w:rsidR="00E455A9" w:rsidRDefault="00E455A9" w:rsidP="00E455A9">
      <w:pPr>
        <w:spacing w:line="360" w:lineRule="auto"/>
        <w:jc w:val="both"/>
        <w:rPr>
          <w:color w:val="4472C4"/>
          <w:lang w:eastAsia="ko-KR"/>
        </w:rPr>
      </w:pPr>
      <w:r w:rsidRPr="00D52DB4">
        <w:rPr>
          <w:color w:val="4472C4"/>
          <w:lang w:eastAsia="ko-KR"/>
        </w:rPr>
        <w:t xml:space="preserve">Fault frequency formula for </w:t>
      </w:r>
      <w:r>
        <w:rPr>
          <w:color w:val="4472C4"/>
          <w:lang w:eastAsia="ko-KR"/>
        </w:rPr>
        <w:t>mechanical</w:t>
      </w:r>
      <w:r w:rsidRPr="00D52DB4">
        <w:rPr>
          <w:color w:val="4472C4"/>
          <w:lang w:eastAsia="ko-KR"/>
        </w:rPr>
        <w:t xml:space="preserve"> function is, [Fs±k*F</w:t>
      </w:r>
      <w:r>
        <w:rPr>
          <w:color w:val="4472C4"/>
          <w:lang w:eastAsia="ko-KR"/>
        </w:rPr>
        <w:t>r</w:t>
      </w:r>
      <w:r w:rsidRPr="00D52DB4">
        <w:rPr>
          <w:color w:val="4472C4"/>
          <w:lang w:eastAsia="ko-KR"/>
        </w:rPr>
        <w:t xml:space="preserve">]. </w:t>
      </w:r>
      <w:r>
        <w:rPr>
          <w:color w:val="4472C4"/>
          <w:lang w:eastAsia="ko-KR"/>
        </w:rPr>
        <w:t xml:space="preserve">Hence in case of I^2 FFT, fault frequency will simply be ‘k*Fr’, k = 1,2,3. </w:t>
      </w:r>
    </w:p>
    <w:p w14:paraId="520650F6" w14:textId="77777777" w:rsidR="00E455A9" w:rsidRDefault="00E455A9" w:rsidP="000630C8">
      <w:pPr>
        <w:spacing w:line="360" w:lineRule="auto"/>
        <w:rPr>
          <w:color w:val="4472C4"/>
          <w:lang w:eastAsia="ko-KR"/>
        </w:rPr>
      </w:pPr>
      <w:r w:rsidRPr="008C36E7">
        <w:rPr>
          <w:b/>
          <w:color w:val="4472C4"/>
          <w:lang w:eastAsia="ko-KR"/>
        </w:rPr>
        <w:t>Search Band for Peak magnitude</w:t>
      </w:r>
      <w:r>
        <w:rPr>
          <w:b/>
          <w:color w:val="4472C4"/>
          <w:lang w:eastAsia="ko-KR"/>
        </w:rPr>
        <w:t xml:space="preserve"> (Mechanical)</w:t>
      </w:r>
      <w:r>
        <w:rPr>
          <w:color w:val="4472C4"/>
          <w:lang w:eastAsia="ko-KR"/>
        </w:rPr>
        <w:t xml:space="preserve">: </w:t>
      </w:r>
    </w:p>
    <w:p w14:paraId="575CE135" w14:textId="77777777" w:rsidR="00CD3D39" w:rsidRDefault="00E52F64" w:rsidP="00CD3D39">
      <w:pPr>
        <w:spacing w:line="360" w:lineRule="auto"/>
        <w:jc w:val="both"/>
        <w:rPr>
          <w:color w:val="4472C4"/>
          <w:lang w:eastAsia="ko-KR"/>
        </w:rPr>
      </w:pPr>
      <w:r w:rsidRPr="00E52F64">
        <w:rPr>
          <w:b/>
          <w:bCs/>
          <w:highlight w:val="green"/>
          <w:lang w:eastAsia="ko-KR"/>
        </w:rPr>
        <w:t>For v2.</w:t>
      </w:r>
      <w:r w:rsidR="001146B3">
        <w:rPr>
          <w:b/>
          <w:bCs/>
          <w:highlight w:val="green"/>
          <w:lang w:eastAsia="ko-KR"/>
        </w:rPr>
        <w:t>8</w:t>
      </w:r>
      <w:r w:rsidRPr="00E52F64">
        <w:rPr>
          <w:b/>
          <w:bCs/>
          <w:highlight w:val="green"/>
          <w:lang w:eastAsia="ko-KR"/>
        </w:rPr>
        <w:t>0</w:t>
      </w:r>
      <w:r w:rsidRPr="00E52F64">
        <w:rPr>
          <w:highlight w:val="green"/>
          <w:lang w:eastAsia="ko-KR"/>
        </w:rPr>
        <w:t xml:space="preserve">, Vicinity check is configurable as factory setting with default value at </w:t>
      </w:r>
      <w:r w:rsidR="001146B3">
        <w:rPr>
          <w:highlight w:val="green"/>
          <w:lang w:eastAsia="ko-KR"/>
        </w:rPr>
        <w:t>1</w:t>
      </w:r>
      <w:r w:rsidRPr="00E52F64">
        <w:rPr>
          <w:highlight w:val="green"/>
          <w:lang w:eastAsia="ko-KR"/>
        </w:rPr>
        <w:t xml:space="preserve">*FFT resolution in Hz with voltage option and without voltage or 1-Ph VT is defaulted to </w:t>
      </w:r>
      <w:r w:rsidR="001146B3">
        <w:rPr>
          <w:highlight w:val="green"/>
          <w:lang w:eastAsia="ko-KR"/>
        </w:rPr>
        <w:t>1</w:t>
      </w:r>
      <w:r w:rsidRPr="00E52F64">
        <w:rPr>
          <w:highlight w:val="green"/>
          <w:lang w:eastAsia="ko-KR"/>
        </w:rPr>
        <w:t xml:space="preserve">+1 = </w:t>
      </w:r>
      <w:r w:rsidR="001146B3">
        <w:rPr>
          <w:highlight w:val="green"/>
          <w:lang w:eastAsia="ko-KR"/>
        </w:rPr>
        <w:t>2</w:t>
      </w:r>
      <w:r w:rsidRPr="00E52F64">
        <w:rPr>
          <w:highlight w:val="green"/>
          <w:lang w:eastAsia="ko-KR"/>
        </w:rPr>
        <w:t>*FFT resolution in Hz</w:t>
      </w:r>
      <w:r w:rsidRPr="00E52F64">
        <w:rPr>
          <w:lang w:eastAsia="ko-KR"/>
        </w:rPr>
        <w:t>.</w:t>
      </w:r>
      <w:r>
        <w:rPr>
          <w:lang w:eastAsia="ko-KR"/>
        </w:rPr>
        <w:t xml:space="preserve"> </w:t>
      </w:r>
      <w:r w:rsidRPr="00E52F64">
        <w:rPr>
          <w:highlight w:val="green"/>
          <w:lang w:eastAsia="ko-KR"/>
        </w:rPr>
        <w:t xml:space="preserve">For </w:t>
      </w:r>
      <w:r>
        <w:rPr>
          <w:highlight w:val="green"/>
          <w:lang w:eastAsia="ko-KR"/>
        </w:rPr>
        <w:t>mechanical function,</w:t>
      </w:r>
      <w:r w:rsidRPr="00E52F64">
        <w:rPr>
          <w:highlight w:val="green"/>
          <w:lang w:eastAsia="ko-KR"/>
        </w:rPr>
        <w:t xml:space="preserve"> </w:t>
      </w:r>
      <w:r>
        <w:rPr>
          <w:highlight w:val="green"/>
          <w:lang w:eastAsia="ko-KR"/>
        </w:rPr>
        <w:t>1</w:t>
      </w:r>
      <w:r w:rsidR="001146B3">
        <w:rPr>
          <w:highlight w:val="green"/>
          <w:lang w:eastAsia="ko-KR"/>
        </w:rPr>
        <w:t xml:space="preserve"> </w:t>
      </w:r>
      <w:r w:rsidRPr="00E52F64">
        <w:rPr>
          <w:highlight w:val="green"/>
          <w:lang w:eastAsia="ko-KR"/>
        </w:rPr>
        <w:t xml:space="preserve">&amp; </w:t>
      </w:r>
      <w:r>
        <w:rPr>
          <w:highlight w:val="green"/>
          <w:lang w:eastAsia="ko-KR"/>
        </w:rPr>
        <w:t>2</w:t>
      </w:r>
      <w:r w:rsidRPr="00E52F64">
        <w:rPr>
          <w:highlight w:val="green"/>
          <w:lang w:eastAsia="ko-KR"/>
        </w:rPr>
        <w:t xml:space="preserve"> times FFT resolution in Hz will be applied for voltage and no-voltage options.</w:t>
      </w:r>
      <w:r>
        <w:rPr>
          <w:lang w:eastAsia="ko-KR"/>
        </w:rPr>
        <w:t xml:space="preserve"> </w:t>
      </w:r>
      <w:r w:rsidR="00175434">
        <w:rPr>
          <w:lang w:eastAsia="ko-KR"/>
        </w:rPr>
        <w:t xml:space="preserve">For v2.70 only they are fixed at default values of 2 and 3 times FFT resolution with and without voltage. </w:t>
      </w:r>
      <w:r w:rsidR="00CD3D39">
        <w:rPr>
          <w:color w:val="4472C4"/>
          <w:lang w:eastAsia="ko-KR"/>
        </w:rPr>
        <w:t xml:space="preserve">After validation vicinity check factory setting for 1) voltage-based ESA, 2) voltage less ESA and 3) 1-VT based ESA will be </w:t>
      </w:r>
      <w:r w:rsidR="00A54434">
        <w:rPr>
          <w:color w:val="4472C4"/>
          <w:lang w:eastAsia="ko-KR"/>
        </w:rPr>
        <w:t>modified if required</w:t>
      </w:r>
      <w:r w:rsidR="00CD3D39">
        <w:rPr>
          <w:color w:val="4472C4"/>
          <w:lang w:eastAsia="ko-KR"/>
        </w:rPr>
        <w:t xml:space="preserve">.  </w:t>
      </w:r>
    </w:p>
    <w:p w14:paraId="2138810D" w14:textId="77777777" w:rsidR="00BB216E" w:rsidRDefault="00BB216E" w:rsidP="00BB216E">
      <w:pPr>
        <w:spacing w:line="360" w:lineRule="auto"/>
        <w:rPr>
          <w:color w:val="4472C4"/>
          <w:lang w:eastAsia="ko-KR"/>
        </w:rPr>
      </w:pPr>
      <w:r w:rsidRPr="008C36E7">
        <w:rPr>
          <w:b/>
          <w:color w:val="4472C4"/>
          <w:lang w:eastAsia="ko-KR"/>
        </w:rPr>
        <w:t>Search Band for Peak magnitude</w:t>
      </w:r>
      <w:r>
        <w:rPr>
          <w:b/>
          <w:color w:val="4472C4"/>
          <w:lang w:eastAsia="ko-KR"/>
        </w:rPr>
        <w:t xml:space="preserve"> (Stator)</w:t>
      </w:r>
      <w:r>
        <w:rPr>
          <w:color w:val="4472C4"/>
          <w:lang w:eastAsia="ko-KR"/>
        </w:rPr>
        <w:t xml:space="preserve">: </w:t>
      </w:r>
    </w:p>
    <w:p w14:paraId="0FBB9E8D" w14:textId="77777777" w:rsidR="00BB216E" w:rsidRPr="00CD3D39" w:rsidRDefault="00BB216E" w:rsidP="00BB216E">
      <w:pPr>
        <w:spacing w:line="360" w:lineRule="auto"/>
        <w:jc w:val="both"/>
        <w:rPr>
          <w:noProof/>
        </w:rPr>
      </w:pPr>
      <w:r w:rsidRPr="00E52F64">
        <w:rPr>
          <w:b/>
          <w:bCs/>
          <w:highlight w:val="green"/>
          <w:lang w:eastAsia="ko-KR"/>
        </w:rPr>
        <w:t>For v2.</w:t>
      </w:r>
      <w:r w:rsidR="001146B3">
        <w:rPr>
          <w:b/>
          <w:bCs/>
          <w:highlight w:val="green"/>
          <w:lang w:eastAsia="ko-KR"/>
        </w:rPr>
        <w:t>8</w:t>
      </w:r>
      <w:r w:rsidRPr="00E52F64">
        <w:rPr>
          <w:b/>
          <w:bCs/>
          <w:highlight w:val="green"/>
          <w:lang w:eastAsia="ko-KR"/>
        </w:rPr>
        <w:t>0</w:t>
      </w:r>
      <w:r w:rsidRPr="00E52F64">
        <w:rPr>
          <w:highlight w:val="green"/>
          <w:lang w:eastAsia="ko-KR"/>
        </w:rPr>
        <w:t xml:space="preserve">, Vicinity check is configurable as factory setting with default value at </w:t>
      </w:r>
      <w:r w:rsidR="001146B3">
        <w:rPr>
          <w:highlight w:val="green"/>
          <w:lang w:eastAsia="ko-KR"/>
        </w:rPr>
        <w:t>4</w:t>
      </w:r>
      <w:r w:rsidRPr="00E52F64">
        <w:rPr>
          <w:highlight w:val="green"/>
          <w:lang w:eastAsia="ko-KR"/>
        </w:rPr>
        <w:t xml:space="preserve">*FFT resolution in Hz with voltage option and without voltage or 1-Ph </w:t>
      </w:r>
      <w:r w:rsidRPr="001146B3">
        <w:rPr>
          <w:highlight w:val="green"/>
          <w:lang w:eastAsia="ko-KR"/>
        </w:rPr>
        <w:t xml:space="preserve">VT </w:t>
      </w:r>
      <w:r w:rsidR="001146B3" w:rsidRPr="001146B3">
        <w:rPr>
          <w:highlight w:val="green"/>
          <w:lang w:eastAsia="ko-KR"/>
        </w:rPr>
        <w:t>its not applicable</w:t>
      </w:r>
      <w:r w:rsidRPr="001146B3">
        <w:rPr>
          <w:highlight w:val="green"/>
          <w:lang w:eastAsia="ko-KR"/>
        </w:rPr>
        <w:t>.</w:t>
      </w:r>
      <w:r>
        <w:rPr>
          <w:lang w:eastAsia="ko-KR"/>
        </w:rPr>
        <w:t xml:space="preserve"> </w:t>
      </w:r>
      <w:r w:rsidRPr="00E52F64">
        <w:rPr>
          <w:highlight w:val="green"/>
          <w:lang w:eastAsia="ko-KR"/>
        </w:rPr>
        <w:t xml:space="preserve">For </w:t>
      </w:r>
      <w:r w:rsidR="00645235">
        <w:rPr>
          <w:highlight w:val="green"/>
          <w:lang w:eastAsia="ko-KR"/>
        </w:rPr>
        <w:t>stator</w:t>
      </w:r>
      <w:r>
        <w:rPr>
          <w:highlight w:val="green"/>
          <w:lang w:eastAsia="ko-KR"/>
        </w:rPr>
        <w:t xml:space="preserve"> function,</w:t>
      </w:r>
      <w:r w:rsidRPr="00E52F64">
        <w:rPr>
          <w:highlight w:val="green"/>
          <w:lang w:eastAsia="ko-KR"/>
        </w:rPr>
        <w:t xml:space="preserve"> </w:t>
      </w:r>
      <w:r w:rsidR="00645235">
        <w:rPr>
          <w:highlight w:val="green"/>
          <w:lang w:eastAsia="ko-KR"/>
        </w:rPr>
        <w:t xml:space="preserve">4 </w:t>
      </w:r>
      <w:r w:rsidRPr="00E52F64">
        <w:rPr>
          <w:highlight w:val="green"/>
          <w:lang w:eastAsia="ko-KR"/>
        </w:rPr>
        <w:t xml:space="preserve"> times FFT resolution in Hz will be applied</w:t>
      </w:r>
      <w:r w:rsidR="00645235">
        <w:rPr>
          <w:highlight w:val="green"/>
          <w:lang w:eastAsia="ko-KR"/>
        </w:rPr>
        <w:t xml:space="preserve"> as vicinity check</w:t>
      </w:r>
      <w:r w:rsidRPr="00E52F64">
        <w:rPr>
          <w:highlight w:val="green"/>
          <w:lang w:eastAsia="ko-KR"/>
        </w:rPr>
        <w:t>.</w:t>
      </w:r>
      <w:r w:rsidR="001146B3">
        <w:rPr>
          <w:lang w:eastAsia="ko-KR"/>
        </w:rPr>
        <w:t xml:space="preserve"> </w:t>
      </w:r>
      <w:r w:rsidR="00175434">
        <w:rPr>
          <w:lang w:eastAsia="ko-KR"/>
        </w:rPr>
        <w:t>For v2.70 only they are fixed at default values of 2 and 3 times FFT resolution with and without voltage.</w:t>
      </w:r>
    </w:p>
    <w:p w14:paraId="2BBE3DFF" w14:textId="59DABF0C" w:rsidR="000630C8" w:rsidRPr="00882A9F" w:rsidRDefault="000630C8" w:rsidP="000630C8">
      <w:pPr>
        <w:spacing w:line="360" w:lineRule="auto"/>
        <w:jc w:val="both"/>
        <w:rPr>
          <w:rFonts w:ascii="Arial" w:eastAsia="Batang" w:hAnsi="Arial" w:cs="Arial"/>
        </w:rPr>
      </w:pPr>
      <w:r>
        <w:rPr>
          <w:lang w:eastAsia="ko-KR"/>
        </w:rPr>
        <w:lastRenderedPageBreak/>
        <w:t xml:space="preserve">Due to the errors possible in frequency measurement and speed estimation, the FFT magnitudes later has to be looked at near vicinity range ( </w:t>
      </w:r>
      <m:oMath>
        <m:sSub>
          <m:sSubPr>
            <m:ctrlPr>
              <w:rPr>
                <w:rFonts w:ascii="Cambria Math" w:hAnsi="Cambria Math"/>
                <w:i/>
              </w:rPr>
            </m:ctrlPr>
          </m:sSubPr>
          <m:e>
            <m:r>
              <w:rPr>
                <w:rFonts w:ascii="Cambria Math" w:hAnsi="Cambria Math"/>
              </w:rPr>
              <m:t>f</m:t>
            </m:r>
          </m:e>
          <m:sub>
            <m:r>
              <w:rPr>
                <w:rFonts w:ascii="Cambria Math" w:hAnsi="Cambria Math"/>
              </w:rPr>
              <m:t>eccentricity</m:t>
            </m:r>
          </m:sub>
        </m:sSub>
        <m:r>
          <w:rPr>
            <w:rFonts w:ascii="Cambria Math" w:hAnsi="Cambria Math"/>
          </w:rPr>
          <m:t>±∆f</m:t>
        </m:r>
      </m:oMath>
      <w:r>
        <w:rPr>
          <w:lang w:eastAsia="ko-KR"/>
        </w:rPr>
        <w:t xml:space="preserve">) of fault frequencies of interest computed.   </w:t>
      </w:r>
    </w:p>
    <w:p w14:paraId="3C5D3102" w14:textId="5AF12BC4" w:rsidR="000630C8" w:rsidRDefault="000630C8" w:rsidP="000630C8">
      <w:pPr>
        <w:spacing w:line="360" w:lineRule="auto"/>
        <w:jc w:val="both"/>
        <w:rPr>
          <w:lang w:eastAsia="ko-KR"/>
        </w:rPr>
      </w:pPr>
      <w:r>
        <w:rPr>
          <w:lang w:eastAsia="ko-KR"/>
        </w:rPr>
        <w:t xml:space="preserve">The vicinity range </w:t>
      </w:r>
      <w:r>
        <w:rPr>
          <w:color w:val="000000"/>
          <w:szCs w:val="22"/>
          <w:lang w:val="en-US"/>
        </w:rPr>
        <w:t>(</w:t>
      </w:r>
      <w:r w:rsidRPr="008F7E26">
        <w:rPr>
          <w:color w:val="000000"/>
          <w:highlight w:val="yellow"/>
        </w:rPr>
        <w:t>&gt; v180</w:t>
      </w:r>
      <w:r>
        <w:rPr>
          <w:color w:val="000000"/>
        </w:rPr>
        <w:t>)</w:t>
      </w:r>
      <w:r>
        <w:rPr>
          <w:lang w:eastAsia="ko-KR"/>
        </w:rPr>
        <w:t xml:space="preserve"> for bearing fault frequencies (</w:t>
      </w:r>
      <m:oMath>
        <m:r>
          <w:rPr>
            <w:rFonts w:ascii="Cambria Math" w:hAnsi="Cambria Math"/>
          </w:rPr>
          <m:t>∆f</m:t>
        </m:r>
      </m:oMath>
      <w:r>
        <w:rPr>
          <w:lang w:eastAsia="ko-KR"/>
        </w:rPr>
        <w:t>) can be computed onetime or during every FFT computation interval as,</w:t>
      </w:r>
    </w:p>
    <w:p w14:paraId="5E2DFD9B" w14:textId="207BD0FC" w:rsidR="000630C8" w:rsidRPr="001F0BE3" w:rsidRDefault="00000000" w:rsidP="000630C8">
      <w:pPr>
        <w:spacing w:line="360" w:lineRule="auto"/>
        <w:jc w:val="both"/>
      </w:pPr>
      <m:oMathPara>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eccentricity</m:t>
              </m:r>
            </m:sub>
          </m:sSub>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P</m:t>
                  </m:r>
                </m:den>
              </m:f>
              <m:r>
                <w:rPr>
                  <w:rFonts w:ascii="Cambria Math" w:hAnsi="Cambria Math"/>
                </w:rPr>
                <m:t>*</m:t>
              </m:r>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e>
          </m:d>
          <m:r>
            <w:rPr>
              <w:rFonts w:ascii="Cambria Math" w:hAnsi="Cambria Math"/>
            </w:rPr>
            <m:t>+(</m:t>
          </m:r>
          <m:d>
            <m:dPr>
              <m:ctrlPr>
                <w:rPr>
                  <w:rFonts w:ascii="Cambria Math" w:hAnsi="Cambria Math"/>
                  <w:i/>
                </w:rPr>
              </m:ctrlPr>
            </m:dPr>
            <m:e>
              <m:r>
                <w:rPr>
                  <w:rFonts w:ascii="Cambria Math" w:hAnsi="Cambria Math"/>
                </w:rPr>
                <m:t>2*k*</m:t>
              </m:r>
              <m:f>
                <m:fPr>
                  <m:ctrlPr>
                    <w:rPr>
                      <w:rFonts w:ascii="Cambria Math" w:hAnsi="Cambria Math"/>
                      <w:i/>
                    </w:rPr>
                  </m:ctrlPr>
                </m:fPr>
                <m:num>
                  <m:r>
                    <w:rPr>
                      <w:rFonts w:ascii="Cambria Math" w:hAnsi="Cambria Math"/>
                    </w:rPr>
                    <m:t>f</m:t>
                  </m:r>
                </m:num>
                <m:den>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s</m:t>
                      </m:r>
                    </m:sub>
                  </m:sSub>
                  <m:r>
                    <w:rPr>
                      <w:rFonts w:ascii="Cambria Math" w:hAnsi="Cambria Math"/>
                    </w:rPr>
                    <m:t>*P</m:t>
                  </m:r>
                </m:den>
              </m:f>
            </m:e>
          </m:d>
          <m:r>
            <w:rPr>
              <w:rFonts w:ascii="Cambria Math" w:hAnsi="Cambria Math"/>
            </w:rPr>
            <m:t>*</m:t>
          </m:r>
          <m:d>
            <m:dPr>
              <m:ctrlPr>
                <w:rPr>
                  <w:rFonts w:ascii="Cambria Math" w:hAnsi="Cambria Math"/>
                  <w:i/>
                </w:rPr>
              </m:ctrlPr>
            </m:dPr>
            <m:e>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r>
                <w:rPr>
                  <w:rFonts w:ascii="Cambria Math" w:hAnsi="Cambria Math"/>
                </w:rPr>
                <m:t>*0.01</m:t>
              </m:r>
            </m:e>
          </m:d>
          <m:r>
            <w:rPr>
              <w:rFonts w:ascii="Cambria Math" w:hAnsi="Cambria Math"/>
            </w:rPr>
            <m:t>]</m:t>
          </m:r>
        </m:oMath>
      </m:oMathPara>
    </w:p>
    <w:p w14:paraId="25670205" w14:textId="77777777" w:rsidR="000630C8" w:rsidRDefault="000630C8" w:rsidP="000630C8">
      <w:pPr>
        <w:spacing w:line="360" w:lineRule="auto"/>
        <w:jc w:val="both"/>
      </w:pPr>
      <w:r>
        <w:t xml:space="preserve">In case, for onetime computation, </w:t>
      </w:r>
    </w:p>
    <w:p w14:paraId="7BC54411" w14:textId="63BFF471"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oMath>
      <w:r w:rsidR="000630C8">
        <w:t xml:space="preserve">, which is frequency measurement error can be approximated to 0.001 Hz.  </w:t>
      </w:r>
    </w:p>
    <w:p w14:paraId="59D1409A" w14:textId="77777777" w:rsidR="000630C8" w:rsidRDefault="000630C8" w:rsidP="000630C8">
      <w:pPr>
        <w:spacing w:line="360" w:lineRule="auto"/>
        <w:jc w:val="both"/>
      </w:pPr>
      <w:r>
        <w:t xml:space="preserve">k, has to be taken maximum value of 10. </w:t>
      </w:r>
    </w:p>
    <w:p w14:paraId="4BA83AAC" w14:textId="3EBB4CC9"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oMath>
      <w:r w:rsidR="000630C8">
        <w:t xml:space="preserve">, can be considered as rated speed of motor. </w:t>
      </w:r>
    </w:p>
    <w:p w14:paraId="0FDFB373" w14:textId="77777777" w:rsidR="000630C8" w:rsidRDefault="000630C8" w:rsidP="000630C8">
      <w:pPr>
        <w:spacing w:line="360" w:lineRule="auto"/>
        <w:jc w:val="both"/>
      </w:pPr>
      <w:r>
        <w:t xml:space="preserve">In case, during every FFT computation interval, </w:t>
      </w:r>
    </w:p>
    <w:p w14:paraId="13F409E3" w14:textId="274529DA"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f</m:t>
            </m:r>
          </m:e>
          <m:sub>
            <m:r>
              <w:rPr>
                <w:rFonts w:ascii="Cambria Math" w:hAnsi="Cambria Math"/>
              </w:rPr>
              <m:t>error</m:t>
            </m:r>
          </m:sub>
        </m:sSub>
      </m:oMath>
      <w:r w:rsidR="000630C8">
        <w:t xml:space="preserve">, which is frequency measurement error can be considered based on current magnitude as per 8-series specification.  </w:t>
      </w:r>
    </w:p>
    <w:p w14:paraId="142C0B68" w14:textId="77777777" w:rsidR="000630C8" w:rsidRDefault="000630C8" w:rsidP="000630C8">
      <w:pPr>
        <w:spacing w:line="360" w:lineRule="auto"/>
        <w:jc w:val="both"/>
      </w:pPr>
      <w:r>
        <w:t xml:space="preserve">K, has to be taken from 1 to 10 based on frequency of interest. </w:t>
      </w:r>
    </w:p>
    <w:p w14:paraId="78BE4242" w14:textId="61D8E7AD" w:rsidR="000630C8" w:rsidRDefault="00000000" w:rsidP="000630C8">
      <w:pPr>
        <w:spacing w:line="360" w:lineRule="auto"/>
        <w:jc w:val="both"/>
      </w:pPr>
      <m:oMath>
        <m:sSub>
          <m:sSubPr>
            <m:ctrlPr>
              <w:rPr>
                <w:rFonts w:ascii="Cambria Math" w:eastAsia="Batang" w:hAnsi="Cambria Math"/>
                <w:i/>
                <w:sz w:val="20"/>
                <w:szCs w:val="20"/>
                <w:lang w:val="en-US"/>
              </w:rPr>
            </m:ctrlPr>
          </m:sSubPr>
          <m:e>
            <m:r>
              <w:rPr>
                <w:rFonts w:ascii="Cambria Math" w:hAnsi="Cambria Math"/>
              </w:rPr>
              <m:t>w</m:t>
            </m:r>
          </m:e>
          <m:sub>
            <m:r>
              <w:rPr>
                <w:rFonts w:ascii="Cambria Math" w:hAnsi="Cambria Math"/>
              </w:rPr>
              <m:t>r</m:t>
            </m:r>
          </m:sub>
        </m:sSub>
      </m:oMath>
      <w:r w:rsidR="000630C8">
        <w:t xml:space="preserve">, has to be considered as the latest estimated speed of motor. </w:t>
      </w:r>
    </w:p>
    <w:p w14:paraId="3600E7FF" w14:textId="77777777" w:rsidR="000630C8" w:rsidRDefault="000630C8" w:rsidP="000630C8">
      <w:pPr>
        <w:spacing w:line="360" w:lineRule="auto"/>
        <w:jc w:val="both"/>
      </w:pPr>
      <w:r>
        <w:t xml:space="preserve">Store the frequency bands for each frequency of interest in a file for use during FFT magnitudes computation in step 6.  </w:t>
      </w:r>
    </w:p>
    <w:p w14:paraId="5BD0EB97" w14:textId="77777777" w:rsidR="000630C8" w:rsidRPr="00726D0D" w:rsidRDefault="000630C8" w:rsidP="000630C8">
      <w:pPr>
        <w:spacing w:line="360" w:lineRule="auto"/>
        <w:jc w:val="both"/>
        <w:rPr>
          <w:lang w:eastAsia="ko-KR"/>
        </w:rPr>
      </w:pPr>
      <w:r w:rsidRPr="00693ACB">
        <w:t>Note: Vicinity range is fixed as 0.5 Hz for v180.</w:t>
      </w:r>
    </w:p>
    <w:p w14:paraId="78EAE468" w14:textId="77777777" w:rsidR="000630C8" w:rsidRDefault="000630C8" w:rsidP="000630C8">
      <w:pPr>
        <w:spacing w:line="360" w:lineRule="auto"/>
        <w:jc w:val="both"/>
      </w:pPr>
      <w:r w:rsidRPr="001778E8">
        <w:rPr>
          <w:u w:val="single"/>
        </w:rPr>
        <w:t xml:space="preserve">Step </w:t>
      </w:r>
      <w:r>
        <w:rPr>
          <w:u w:val="single"/>
        </w:rPr>
        <w:t>5</w:t>
      </w:r>
      <w:r w:rsidRPr="001778E8">
        <w:rPr>
          <w:u w:val="single"/>
        </w:rPr>
        <w:t>:</w:t>
      </w:r>
      <w:r w:rsidRPr="00D723D8">
        <w:t xml:space="preserve"> Perform FFT</w:t>
      </w:r>
      <w:r>
        <w:t xml:space="preserve"> computation on current samples and note the following data for bearing and eccentricity fault computation w.r.t each load bin separately,</w:t>
      </w:r>
    </w:p>
    <w:p w14:paraId="664960D7" w14:textId="77777777" w:rsidR="000630C8" w:rsidRDefault="000630C8" w:rsidP="000630C8">
      <w:pPr>
        <w:spacing w:line="360" w:lineRule="auto"/>
        <w:jc w:val="both"/>
      </w:pPr>
      <w:r w:rsidRPr="00D723D8">
        <w:t>For bearing fault</w:t>
      </w:r>
      <w:r>
        <w:t xml:space="preserve"> computation</w:t>
      </w:r>
      <w:r w:rsidRPr="00D723D8">
        <w:t xml:space="preserve">, </w:t>
      </w: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700"/>
        <w:gridCol w:w="1170"/>
        <w:gridCol w:w="1350"/>
        <w:gridCol w:w="1350"/>
        <w:gridCol w:w="1710"/>
      </w:tblGrid>
      <w:tr w:rsidR="000630C8" w:rsidRPr="00194CA1" w14:paraId="4F89D1EB" w14:textId="77777777" w:rsidTr="00F26B24">
        <w:trPr>
          <w:trHeight w:val="300"/>
          <w:hidden w:val="0"/>
        </w:trPr>
        <w:tc>
          <w:tcPr>
            <w:tcW w:w="3700" w:type="dxa"/>
            <w:noWrap/>
            <w:tcMar>
              <w:top w:w="10" w:type="dxa"/>
              <w:left w:w="10" w:type="dxa"/>
              <w:bottom w:w="0" w:type="dxa"/>
              <w:right w:w="10" w:type="dxa"/>
            </w:tcMar>
            <w:vAlign w:val="bottom"/>
          </w:tcPr>
          <w:p w14:paraId="28150A13"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Frequency of interest (Hz)</w:t>
            </w:r>
            <w:r w:rsidRPr="00194CA1">
              <w:rPr>
                <w:rFonts w:ascii="Arial" w:hAnsi="Arial"/>
                <w:b/>
                <w:bCs/>
                <w:sz w:val="20"/>
              </w:rPr>
              <w:t>Name of frequency of interest</w:t>
            </w:r>
          </w:p>
        </w:tc>
        <w:tc>
          <w:tcPr>
            <w:tcW w:w="1170" w:type="dxa"/>
            <w:noWrap/>
            <w:tcMar>
              <w:top w:w="10" w:type="dxa"/>
              <w:left w:w="10" w:type="dxa"/>
              <w:bottom w:w="0" w:type="dxa"/>
              <w:right w:w="10" w:type="dxa"/>
            </w:tcMar>
            <w:vAlign w:val="bottom"/>
          </w:tcPr>
          <w:p w14:paraId="4A3038F1"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Frequency in Hz</w:t>
            </w:r>
            <w:r w:rsidRPr="00194CA1">
              <w:rPr>
                <w:rFonts w:ascii="Arial" w:hAnsi="Arial"/>
                <w:b/>
                <w:bCs/>
                <w:sz w:val="20"/>
              </w:rPr>
              <w:t>Frequency</w:t>
            </w:r>
          </w:p>
        </w:tc>
        <w:tc>
          <w:tcPr>
            <w:tcW w:w="1350" w:type="dxa"/>
            <w:noWrap/>
            <w:tcMar>
              <w:top w:w="10" w:type="dxa"/>
              <w:left w:w="10" w:type="dxa"/>
              <w:bottom w:w="0" w:type="dxa"/>
              <w:right w:w="10" w:type="dxa"/>
            </w:tcMar>
            <w:vAlign w:val="bottom"/>
          </w:tcPr>
          <w:p w14:paraId="37055EAD"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Peak Magnitude in vicinity</w:t>
            </w:r>
            <w:r w:rsidRPr="00194CA1">
              <w:rPr>
                <w:rFonts w:ascii="Arial" w:hAnsi="Arial"/>
                <w:b/>
                <w:bCs/>
                <w:sz w:val="20"/>
              </w:rPr>
              <w:t>Closest Bins in Frequency Domain Data*</w:t>
            </w:r>
          </w:p>
        </w:tc>
        <w:tc>
          <w:tcPr>
            <w:tcW w:w="1350" w:type="dxa"/>
            <w:noWrap/>
            <w:tcMar>
              <w:top w:w="10" w:type="dxa"/>
              <w:left w:w="10" w:type="dxa"/>
              <w:bottom w:w="0" w:type="dxa"/>
              <w:right w:w="10" w:type="dxa"/>
            </w:tcMar>
            <w:vAlign w:val="bottom"/>
          </w:tcPr>
          <w:p w14:paraId="640DE69E"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 xml:space="preserve">Area within vicinity </w:t>
            </w:r>
            <w:r>
              <w:rPr>
                <w:szCs w:val="22"/>
                <w:lang w:val="en-US"/>
              </w:rPr>
              <w:t>(</w:t>
            </w:r>
            <w:r w:rsidRPr="008F7E26">
              <w:rPr>
                <w:highlight w:val="yellow"/>
              </w:rPr>
              <w:t>&gt; v180</w:t>
            </w:r>
            <w:r>
              <w:t>)</w:t>
            </w:r>
            <w:r>
              <w:rPr>
                <w:lang w:eastAsia="ko-KR"/>
              </w:rPr>
              <w:t xml:space="preserve"> </w:t>
            </w:r>
            <w:r>
              <w:rPr>
                <w:szCs w:val="22"/>
                <w:lang w:val="en-US"/>
              </w:rPr>
              <w:t>(</w:t>
            </w:r>
            <w:r w:rsidRPr="008F7E26">
              <w:rPr>
                <w:highlight w:val="yellow"/>
              </w:rPr>
              <w:t>&gt; v180</w:t>
            </w:r>
            <w:r>
              <w:t>)</w:t>
            </w:r>
            <w:r>
              <w:rPr>
                <w:lang w:eastAsia="ko-KR"/>
              </w:rPr>
              <w:t xml:space="preserve"> </w:t>
            </w:r>
            <w:r w:rsidRPr="00194CA1">
              <w:rPr>
                <w:rFonts w:ascii="Arial" w:hAnsi="Arial"/>
                <w:b/>
                <w:bCs/>
                <w:sz w:val="20"/>
              </w:rPr>
              <w:t>Magnitude</w:t>
            </w:r>
          </w:p>
        </w:tc>
        <w:tc>
          <w:tcPr>
            <w:tcW w:w="1710" w:type="dxa"/>
          </w:tcPr>
          <w:p w14:paraId="04551817"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Normalized Peak Magnitude (dB) in vicinity</w:t>
            </w:r>
          </w:p>
        </w:tc>
      </w:tr>
      <w:tr w:rsidR="000630C8" w:rsidRPr="00194CA1" w14:paraId="04E509E6" w14:textId="77777777" w:rsidTr="00F26B24">
        <w:trPr>
          <w:trHeight w:val="754"/>
        </w:trPr>
        <w:tc>
          <w:tcPr>
            <w:tcW w:w="3700" w:type="dxa"/>
            <w:noWrap/>
            <w:tcMar>
              <w:top w:w="10" w:type="dxa"/>
              <w:left w:w="10" w:type="dxa"/>
              <w:bottom w:w="0" w:type="dxa"/>
              <w:right w:w="10" w:type="dxa"/>
            </w:tcMar>
            <w:vAlign w:val="bottom"/>
          </w:tcPr>
          <w:p w14:paraId="7546FA9C" w14:textId="77777777" w:rsidR="000630C8" w:rsidRPr="00194CA1" w:rsidRDefault="000630C8" w:rsidP="00F26B24">
            <w:pPr>
              <w:spacing w:line="360" w:lineRule="auto"/>
            </w:pPr>
            <w:r w:rsidRPr="00194CA1">
              <w:lastRenderedPageBreak/>
              <w:t>Frequency related to inner raceway defect, k=</w:t>
            </w:r>
            <w:r w:rsidRPr="00194CA1">
              <w:rPr>
                <w:rFonts w:cs="Arial"/>
              </w:rPr>
              <w:t>±</w:t>
            </w:r>
            <w:r w:rsidRPr="00194CA1">
              <w:t>1</w:t>
            </w:r>
          </w:p>
        </w:tc>
        <w:tc>
          <w:tcPr>
            <w:tcW w:w="1170" w:type="dxa"/>
            <w:noWrap/>
            <w:tcMar>
              <w:top w:w="10" w:type="dxa"/>
              <w:left w:w="10" w:type="dxa"/>
              <w:bottom w:w="0" w:type="dxa"/>
              <w:right w:w="10" w:type="dxa"/>
            </w:tcMar>
            <w:vAlign w:val="bottom"/>
          </w:tcPr>
          <w:p w14:paraId="3F09357F"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5F5628AB"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076318AB"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7FB604DA" w14:textId="77777777" w:rsidR="000630C8" w:rsidRPr="00194CA1" w:rsidRDefault="000630C8" w:rsidP="00F26B24">
            <w:pPr>
              <w:pStyle w:val="BodyText2"/>
              <w:spacing w:line="360" w:lineRule="auto"/>
              <w:rPr>
                <w:rFonts w:ascii="Arial" w:hAnsi="Arial"/>
                <w:b/>
                <w:bCs/>
                <w:sz w:val="20"/>
              </w:rPr>
            </w:pPr>
          </w:p>
        </w:tc>
      </w:tr>
      <w:tr w:rsidR="000630C8" w:rsidRPr="00194CA1" w14:paraId="6B708CE0" w14:textId="77777777" w:rsidTr="00F26B24">
        <w:trPr>
          <w:trHeight w:val="255"/>
        </w:trPr>
        <w:tc>
          <w:tcPr>
            <w:tcW w:w="3700" w:type="dxa"/>
            <w:noWrap/>
            <w:tcMar>
              <w:top w:w="10" w:type="dxa"/>
              <w:left w:w="10" w:type="dxa"/>
              <w:bottom w:w="0" w:type="dxa"/>
              <w:right w:w="10" w:type="dxa"/>
            </w:tcMar>
            <w:vAlign w:val="bottom"/>
          </w:tcPr>
          <w:p w14:paraId="61B962D7" w14:textId="77777777" w:rsidR="000630C8" w:rsidRPr="00194CA1" w:rsidRDefault="000630C8" w:rsidP="00F26B24">
            <w:pPr>
              <w:spacing w:line="360" w:lineRule="auto"/>
            </w:pPr>
            <w:r w:rsidRPr="00194CA1">
              <w:t>Frequency related to inner raceway defect, k=</w:t>
            </w:r>
            <w:r w:rsidRPr="00194CA1">
              <w:rPr>
                <w:rFonts w:cs="Arial"/>
              </w:rPr>
              <w:t>±</w:t>
            </w:r>
            <w:r w:rsidRPr="00194CA1">
              <w:t>2</w:t>
            </w:r>
          </w:p>
        </w:tc>
        <w:tc>
          <w:tcPr>
            <w:tcW w:w="1170" w:type="dxa"/>
            <w:noWrap/>
            <w:tcMar>
              <w:top w:w="10" w:type="dxa"/>
              <w:left w:w="10" w:type="dxa"/>
              <w:bottom w:w="0" w:type="dxa"/>
              <w:right w:w="10" w:type="dxa"/>
            </w:tcMar>
            <w:vAlign w:val="bottom"/>
          </w:tcPr>
          <w:p w14:paraId="2011CB57"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65B29E65"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10738813"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3B37EC49" w14:textId="77777777" w:rsidR="000630C8" w:rsidRPr="00194CA1" w:rsidRDefault="000630C8" w:rsidP="00F26B24">
            <w:pPr>
              <w:pStyle w:val="BodyText2"/>
              <w:spacing w:line="360" w:lineRule="auto"/>
              <w:rPr>
                <w:rFonts w:ascii="Arial" w:hAnsi="Arial"/>
                <w:b/>
                <w:bCs/>
                <w:sz w:val="20"/>
              </w:rPr>
            </w:pPr>
          </w:p>
        </w:tc>
      </w:tr>
      <w:tr w:rsidR="000630C8" w:rsidRPr="00194CA1" w14:paraId="0F750C0A" w14:textId="77777777" w:rsidTr="00F26B24">
        <w:trPr>
          <w:trHeight w:val="255"/>
        </w:trPr>
        <w:tc>
          <w:tcPr>
            <w:tcW w:w="3700" w:type="dxa"/>
            <w:noWrap/>
            <w:tcMar>
              <w:top w:w="10" w:type="dxa"/>
              <w:left w:w="10" w:type="dxa"/>
              <w:bottom w:w="0" w:type="dxa"/>
              <w:right w:w="10" w:type="dxa"/>
            </w:tcMar>
            <w:vAlign w:val="bottom"/>
          </w:tcPr>
          <w:p w14:paraId="57D95DD7" w14:textId="77777777" w:rsidR="000630C8" w:rsidRPr="00194CA1" w:rsidRDefault="000630C8" w:rsidP="00F26B24">
            <w:pPr>
              <w:spacing w:line="360" w:lineRule="auto"/>
            </w:pPr>
            <w:r w:rsidRPr="00194CA1">
              <w:t>Frequency related to inner raceway defect, k=</w:t>
            </w:r>
            <w:r w:rsidRPr="00194CA1">
              <w:rPr>
                <w:rFonts w:cs="Arial"/>
              </w:rPr>
              <w:t>±</w:t>
            </w:r>
            <w:r w:rsidRPr="00194CA1">
              <w:t>3</w:t>
            </w:r>
          </w:p>
        </w:tc>
        <w:tc>
          <w:tcPr>
            <w:tcW w:w="1170" w:type="dxa"/>
            <w:noWrap/>
            <w:tcMar>
              <w:top w:w="10" w:type="dxa"/>
              <w:left w:w="10" w:type="dxa"/>
              <w:bottom w:w="0" w:type="dxa"/>
              <w:right w:w="10" w:type="dxa"/>
            </w:tcMar>
            <w:vAlign w:val="bottom"/>
          </w:tcPr>
          <w:p w14:paraId="48F1F3AC"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051DDCEA"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65B09ECC"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43C8F53D" w14:textId="77777777" w:rsidR="000630C8" w:rsidRPr="00194CA1" w:rsidRDefault="000630C8" w:rsidP="00F26B24">
            <w:pPr>
              <w:pStyle w:val="BodyText2"/>
              <w:spacing w:line="360" w:lineRule="auto"/>
              <w:rPr>
                <w:rFonts w:ascii="Arial" w:hAnsi="Arial"/>
                <w:b/>
                <w:bCs/>
                <w:sz w:val="20"/>
              </w:rPr>
            </w:pPr>
          </w:p>
        </w:tc>
      </w:tr>
      <w:tr w:rsidR="000630C8" w:rsidRPr="00194CA1" w14:paraId="608D69FD" w14:textId="77777777" w:rsidTr="00F26B24">
        <w:trPr>
          <w:trHeight w:val="255"/>
        </w:trPr>
        <w:tc>
          <w:tcPr>
            <w:tcW w:w="3700" w:type="dxa"/>
            <w:noWrap/>
            <w:tcMar>
              <w:top w:w="10" w:type="dxa"/>
              <w:left w:w="10" w:type="dxa"/>
              <w:bottom w:w="0" w:type="dxa"/>
              <w:right w:w="10" w:type="dxa"/>
            </w:tcMar>
            <w:vAlign w:val="bottom"/>
          </w:tcPr>
          <w:p w14:paraId="185B9E2C" w14:textId="77777777" w:rsidR="000630C8" w:rsidRPr="00194CA1" w:rsidRDefault="000630C8" w:rsidP="00F26B24">
            <w:pPr>
              <w:spacing w:line="360" w:lineRule="auto"/>
            </w:pPr>
            <w:r w:rsidRPr="00194CA1">
              <w:t>Frequency related to inner raceway defect, k=</w:t>
            </w:r>
            <w:r w:rsidRPr="00194CA1">
              <w:rPr>
                <w:rFonts w:cs="Arial"/>
              </w:rPr>
              <w:t>±</w:t>
            </w:r>
            <w:r w:rsidRPr="00194CA1">
              <w:t>4</w:t>
            </w:r>
          </w:p>
        </w:tc>
        <w:tc>
          <w:tcPr>
            <w:tcW w:w="1170" w:type="dxa"/>
            <w:noWrap/>
            <w:tcMar>
              <w:top w:w="10" w:type="dxa"/>
              <w:left w:w="10" w:type="dxa"/>
              <w:bottom w:w="0" w:type="dxa"/>
              <w:right w:w="10" w:type="dxa"/>
            </w:tcMar>
            <w:vAlign w:val="bottom"/>
          </w:tcPr>
          <w:p w14:paraId="0DCFBCDA"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58CB9E1"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32C3DFE7"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1F7181CD" w14:textId="77777777" w:rsidR="000630C8" w:rsidRPr="00194CA1" w:rsidRDefault="000630C8" w:rsidP="00F26B24">
            <w:pPr>
              <w:pStyle w:val="BodyText2"/>
              <w:spacing w:line="360" w:lineRule="auto"/>
              <w:rPr>
                <w:rFonts w:ascii="Arial" w:hAnsi="Arial"/>
                <w:b/>
                <w:bCs/>
                <w:sz w:val="20"/>
              </w:rPr>
            </w:pPr>
          </w:p>
        </w:tc>
      </w:tr>
      <w:tr w:rsidR="000630C8" w:rsidRPr="00194CA1" w14:paraId="75E29C17" w14:textId="77777777" w:rsidTr="00F26B24">
        <w:trPr>
          <w:trHeight w:val="255"/>
        </w:trPr>
        <w:tc>
          <w:tcPr>
            <w:tcW w:w="3700" w:type="dxa"/>
            <w:noWrap/>
            <w:tcMar>
              <w:top w:w="10" w:type="dxa"/>
              <w:left w:w="10" w:type="dxa"/>
              <w:bottom w:w="0" w:type="dxa"/>
              <w:right w:w="10" w:type="dxa"/>
            </w:tcMar>
            <w:vAlign w:val="bottom"/>
          </w:tcPr>
          <w:p w14:paraId="2C280AEB" w14:textId="77777777" w:rsidR="000630C8" w:rsidRPr="00194CA1" w:rsidRDefault="000630C8" w:rsidP="00F26B24">
            <w:pPr>
              <w:spacing w:line="360" w:lineRule="auto"/>
            </w:pPr>
            <w:r w:rsidRPr="00194CA1">
              <w:t>Frequency related to inner raceway defect, k=</w:t>
            </w:r>
            <w:r w:rsidRPr="00194CA1">
              <w:rPr>
                <w:rFonts w:cs="Arial"/>
              </w:rPr>
              <w:t>±</w:t>
            </w:r>
            <w:r w:rsidRPr="00194CA1">
              <w:t>5</w:t>
            </w:r>
            <w:r>
              <w:t>….. up to 10</w:t>
            </w:r>
          </w:p>
        </w:tc>
        <w:tc>
          <w:tcPr>
            <w:tcW w:w="1170" w:type="dxa"/>
            <w:noWrap/>
            <w:tcMar>
              <w:top w:w="10" w:type="dxa"/>
              <w:left w:w="10" w:type="dxa"/>
              <w:bottom w:w="0" w:type="dxa"/>
              <w:right w:w="10" w:type="dxa"/>
            </w:tcMar>
            <w:vAlign w:val="bottom"/>
          </w:tcPr>
          <w:p w14:paraId="1737A474"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4CACA9C4"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16F9A3D1"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020E33B7" w14:textId="77777777" w:rsidR="000630C8" w:rsidRPr="00194CA1" w:rsidRDefault="000630C8" w:rsidP="00F26B24">
            <w:pPr>
              <w:pStyle w:val="BodyText2"/>
              <w:spacing w:line="360" w:lineRule="auto"/>
              <w:rPr>
                <w:rFonts w:ascii="Arial" w:hAnsi="Arial"/>
                <w:b/>
                <w:bCs/>
                <w:sz w:val="20"/>
              </w:rPr>
            </w:pPr>
          </w:p>
        </w:tc>
      </w:tr>
      <w:tr w:rsidR="000630C8" w:rsidRPr="00194CA1" w14:paraId="0C09B5EE" w14:textId="77777777" w:rsidTr="00F26B24">
        <w:trPr>
          <w:trHeight w:val="255"/>
        </w:trPr>
        <w:tc>
          <w:tcPr>
            <w:tcW w:w="3700" w:type="dxa"/>
            <w:noWrap/>
            <w:tcMar>
              <w:top w:w="10" w:type="dxa"/>
              <w:left w:w="10" w:type="dxa"/>
              <w:bottom w:w="0" w:type="dxa"/>
              <w:right w:w="10" w:type="dxa"/>
            </w:tcMar>
            <w:vAlign w:val="bottom"/>
          </w:tcPr>
          <w:p w14:paraId="118B096F" w14:textId="77777777" w:rsidR="000630C8" w:rsidRPr="00194CA1" w:rsidRDefault="000630C8" w:rsidP="00F26B24">
            <w:pPr>
              <w:spacing w:line="360" w:lineRule="auto"/>
            </w:pPr>
            <w:r w:rsidRPr="00194CA1">
              <w:t>Frequency related to rolling element defect, k=</w:t>
            </w:r>
            <w:r w:rsidRPr="00194CA1">
              <w:rPr>
                <w:rFonts w:cs="Arial"/>
              </w:rPr>
              <w:t>±</w:t>
            </w:r>
            <w:r w:rsidRPr="00194CA1">
              <w:t>1</w:t>
            </w:r>
          </w:p>
        </w:tc>
        <w:tc>
          <w:tcPr>
            <w:tcW w:w="1170" w:type="dxa"/>
            <w:noWrap/>
            <w:tcMar>
              <w:top w:w="10" w:type="dxa"/>
              <w:left w:w="10" w:type="dxa"/>
              <w:bottom w:w="0" w:type="dxa"/>
              <w:right w:w="10" w:type="dxa"/>
            </w:tcMar>
            <w:vAlign w:val="bottom"/>
          </w:tcPr>
          <w:p w14:paraId="1DF5A119"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331F147"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5E022FA5"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14EABAB7" w14:textId="77777777" w:rsidR="000630C8" w:rsidRPr="00194CA1" w:rsidRDefault="000630C8" w:rsidP="00F26B24">
            <w:pPr>
              <w:pStyle w:val="BodyText2"/>
              <w:spacing w:line="360" w:lineRule="auto"/>
              <w:rPr>
                <w:rFonts w:ascii="Arial" w:hAnsi="Arial"/>
                <w:b/>
                <w:bCs/>
                <w:sz w:val="20"/>
              </w:rPr>
            </w:pPr>
          </w:p>
        </w:tc>
      </w:tr>
      <w:tr w:rsidR="000630C8" w:rsidRPr="00194CA1" w14:paraId="6B8FA194" w14:textId="77777777" w:rsidTr="00F26B24">
        <w:trPr>
          <w:trHeight w:val="255"/>
        </w:trPr>
        <w:tc>
          <w:tcPr>
            <w:tcW w:w="3700" w:type="dxa"/>
            <w:noWrap/>
            <w:tcMar>
              <w:top w:w="10" w:type="dxa"/>
              <w:left w:w="10" w:type="dxa"/>
              <w:bottom w:w="0" w:type="dxa"/>
              <w:right w:w="10" w:type="dxa"/>
            </w:tcMar>
            <w:vAlign w:val="bottom"/>
          </w:tcPr>
          <w:p w14:paraId="6B952ED2" w14:textId="77777777" w:rsidR="000630C8" w:rsidRPr="00194CA1" w:rsidRDefault="000630C8" w:rsidP="00F26B24">
            <w:pPr>
              <w:spacing w:line="360" w:lineRule="auto"/>
            </w:pPr>
            <w:r w:rsidRPr="00194CA1">
              <w:t>Frequency related to rolling element defect, k=</w:t>
            </w:r>
            <w:r w:rsidRPr="00194CA1">
              <w:rPr>
                <w:rFonts w:cs="Arial"/>
              </w:rPr>
              <w:t>±</w:t>
            </w:r>
            <w:r w:rsidRPr="00194CA1">
              <w:t>2</w:t>
            </w:r>
          </w:p>
        </w:tc>
        <w:tc>
          <w:tcPr>
            <w:tcW w:w="1170" w:type="dxa"/>
            <w:noWrap/>
            <w:tcMar>
              <w:top w:w="10" w:type="dxa"/>
              <w:left w:w="10" w:type="dxa"/>
              <w:bottom w:w="0" w:type="dxa"/>
              <w:right w:w="10" w:type="dxa"/>
            </w:tcMar>
            <w:vAlign w:val="bottom"/>
          </w:tcPr>
          <w:p w14:paraId="55321371"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D20B847"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6B4A8103" w14:textId="77777777" w:rsidR="000630C8" w:rsidRPr="00194CA1" w:rsidRDefault="000630C8" w:rsidP="00F26B24">
            <w:pPr>
              <w:pStyle w:val="BodyText2"/>
              <w:spacing w:line="360" w:lineRule="auto"/>
              <w:rPr>
                <w:rFonts w:ascii="Arial" w:hAnsi="Arial"/>
                <w:b/>
                <w:bCs/>
                <w:sz w:val="20"/>
              </w:rPr>
            </w:pPr>
          </w:p>
        </w:tc>
        <w:tc>
          <w:tcPr>
            <w:tcW w:w="1710" w:type="dxa"/>
          </w:tcPr>
          <w:p w14:paraId="24444ECC" w14:textId="77777777" w:rsidR="000630C8" w:rsidRPr="00194CA1" w:rsidRDefault="000630C8" w:rsidP="00F26B24">
            <w:pPr>
              <w:pStyle w:val="BodyText2"/>
              <w:spacing w:line="360" w:lineRule="auto"/>
              <w:rPr>
                <w:rFonts w:ascii="Arial" w:hAnsi="Arial"/>
                <w:b/>
                <w:bCs/>
                <w:sz w:val="20"/>
              </w:rPr>
            </w:pPr>
          </w:p>
        </w:tc>
      </w:tr>
      <w:tr w:rsidR="000630C8" w:rsidRPr="00194CA1" w14:paraId="70C11FF0" w14:textId="77777777" w:rsidTr="00F26B24">
        <w:trPr>
          <w:trHeight w:val="255"/>
        </w:trPr>
        <w:tc>
          <w:tcPr>
            <w:tcW w:w="3700" w:type="dxa"/>
            <w:noWrap/>
            <w:tcMar>
              <w:top w:w="10" w:type="dxa"/>
              <w:left w:w="10" w:type="dxa"/>
              <w:bottom w:w="0" w:type="dxa"/>
              <w:right w:w="10" w:type="dxa"/>
            </w:tcMar>
            <w:vAlign w:val="bottom"/>
          </w:tcPr>
          <w:p w14:paraId="003690D2" w14:textId="77777777" w:rsidR="000630C8" w:rsidRPr="00194CA1" w:rsidRDefault="000630C8" w:rsidP="00F26B24">
            <w:pPr>
              <w:spacing w:line="360" w:lineRule="auto"/>
            </w:pPr>
            <w:r w:rsidRPr="00194CA1">
              <w:t>Frequency related to rolling element defect, k=</w:t>
            </w:r>
            <w:r w:rsidRPr="00194CA1">
              <w:rPr>
                <w:rFonts w:cs="Arial"/>
              </w:rPr>
              <w:t>±</w:t>
            </w:r>
            <w:r w:rsidRPr="00194CA1">
              <w:t>3</w:t>
            </w:r>
          </w:p>
        </w:tc>
        <w:tc>
          <w:tcPr>
            <w:tcW w:w="1170" w:type="dxa"/>
            <w:noWrap/>
            <w:tcMar>
              <w:top w:w="10" w:type="dxa"/>
              <w:left w:w="10" w:type="dxa"/>
              <w:bottom w:w="0" w:type="dxa"/>
              <w:right w:w="10" w:type="dxa"/>
            </w:tcMar>
            <w:vAlign w:val="bottom"/>
          </w:tcPr>
          <w:p w14:paraId="485E8B0D"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6E09457E"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74BBDDD8" w14:textId="77777777" w:rsidR="000630C8" w:rsidRPr="00194CA1" w:rsidRDefault="000630C8" w:rsidP="00F26B24">
            <w:pPr>
              <w:pStyle w:val="BodyText2"/>
              <w:spacing w:line="360" w:lineRule="auto"/>
              <w:rPr>
                <w:rFonts w:ascii="Arial" w:hAnsi="Arial"/>
                <w:b/>
                <w:bCs/>
                <w:sz w:val="20"/>
              </w:rPr>
            </w:pPr>
          </w:p>
        </w:tc>
        <w:tc>
          <w:tcPr>
            <w:tcW w:w="1710" w:type="dxa"/>
          </w:tcPr>
          <w:p w14:paraId="663A9709" w14:textId="77777777" w:rsidR="000630C8" w:rsidRPr="00194CA1" w:rsidRDefault="000630C8" w:rsidP="00F26B24">
            <w:pPr>
              <w:pStyle w:val="BodyText2"/>
              <w:spacing w:line="360" w:lineRule="auto"/>
              <w:rPr>
                <w:rFonts w:ascii="Arial" w:hAnsi="Arial"/>
                <w:b/>
                <w:bCs/>
                <w:sz w:val="20"/>
              </w:rPr>
            </w:pPr>
          </w:p>
        </w:tc>
      </w:tr>
      <w:tr w:rsidR="000630C8" w:rsidRPr="00194CA1" w14:paraId="7887A1AB" w14:textId="77777777" w:rsidTr="00F26B24">
        <w:trPr>
          <w:trHeight w:val="255"/>
        </w:trPr>
        <w:tc>
          <w:tcPr>
            <w:tcW w:w="3700" w:type="dxa"/>
            <w:noWrap/>
            <w:tcMar>
              <w:top w:w="10" w:type="dxa"/>
              <w:left w:w="10" w:type="dxa"/>
              <w:bottom w:w="0" w:type="dxa"/>
              <w:right w:w="10" w:type="dxa"/>
            </w:tcMar>
            <w:vAlign w:val="bottom"/>
          </w:tcPr>
          <w:p w14:paraId="3BF33B11" w14:textId="77777777" w:rsidR="000630C8" w:rsidRPr="00194CA1" w:rsidRDefault="000630C8" w:rsidP="00F26B24">
            <w:pPr>
              <w:spacing w:line="360" w:lineRule="auto"/>
            </w:pPr>
            <w:r w:rsidRPr="00194CA1">
              <w:t>Frequency related to rolling element defect, k=</w:t>
            </w:r>
            <w:r w:rsidRPr="00194CA1">
              <w:rPr>
                <w:rFonts w:cs="Arial"/>
              </w:rPr>
              <w:t>±</w:t>
            </w:r>
            <w:r w:rsidRPr="00194CA1">
              <w:t>4</w:t>
            </w:r>
          </w:p>
        </w:tc>
        <w:tc>
          <w:tcPr>
            <w:tcW w:w="1170" w:type="dxa"/>
            <w:noWrap/>
            <w:tcMar>
              <w:top w:w="10" w:type="dxa"/>
              <w:left w:w="10" w:type="dxa"/>
              <w:bottom w:w="0" w:type="dxa"/>
              <w:right w:w="10" w:type="dxa"/>
            </w:tcMar>
            <w:vAlign w:val="bottom"/>
          </w:tcPr>
          <w:p w14:paraId="7D2DBED5"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5EFEF267"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75A65186" w14:textId="77777777" w:rsidR="000630C8" w:rsidRPr="00194CA1" w:rsidRDefault="000630C8" w:rsidP="00F26B24">
            <w:pPr>
              <w:pStyle w:val="BodyText2"/>
              <w:spacing w:line="360" w:lineRule="auto"/>
              <w:rPr>
                <w:rFonts w:ascii="Arial" w:hAnsi="Arial"/>
                <w:b/>
                <w:bCs/>
                <w:sz w:val="20"/>
              </w:rPr>
            </w:pPr>
          </w:p>
        </w:tc>
        <w:tc>
          <w:tcPr>
            <w:tcW w:w="1710" w:type="dxa"/>
          </w:tcPr>
          <w:p w14:paraId="08928868" w14:textId="77777777" w:rsidR="000630C8" w:rsidRPr="00194CA1" w:rsidRDefault="000630C8" w:rsidP="00F26B24">
            <w:pPr>
              <w:pStyle w:val="BodyText2"/>
              <w:spacing w:line="360" w:lineRule="auto"/>
              <w:rPr>
                <w:rFonts w:ascii="Arial" w:hAnsi="Arial"/>
                <w:b/>
                <w:bCs/>
                <w:sz w:val="20"/>
              </w:rPr>
            </w:pPr>
          </w:p>
        </w:tc>
      </w:tr>
      <w:tr w:rsidR="000630C8" w:rsidRPr="00194CA1" w14:paraId="6CC8864D" w14:textId="77777777" w:rsidTr="00F26B24">
        <w:trPr>
          <w:trHeight w:val="255"/>
        </w:trPr>
        <w:tc>
          <w:tcPr>
            <w:tcW w:w="3700" w:type="dxa"/>
            <w:noWrap/>
            <w:tcMar>
              <w:top w:w="10" w:type="dxa"/>
              <w:left w:w="10" w:type="dxa"/>
              <w:bottom w:w="0" w:type="dxa"/>
              <w:right w:w="10" w:type="dxa"/>
            </w:tcMar>
            <w:vAlign w:val="bottom"/>
          </w:tcPr>
          <w:p w14:paraId="06521D8D" w14:textId="77777777" w:rsidR="000630C8" w:rsidRPr="00194CA1" w:rsidRDefault="000630C8" w:rsidP="00F26B24">
            <w:pPr>
              <w:spacing w:line="360" w:lineRule="auto"/>
            </w:pPr>
            <w:r w:rsidRPr="00194CA1">
              <w:t>Frequency related to rolling element defect, k=</w:t>
            </w:r>
            <w:r w:rsidRPr="00194CA1">
              <w:rPr>
                <w:rFonts w:cs="Arial"/>
              </w:rPr>
              <w:t>±</w:t>
            </w:r>
            <w:r w:rsidRPr="00194CA1">
              <w:t>5</w:t>
            </w:r>
            <w:r>
              <w:t>…..up to 10</w:t>
            </w:r>
          </w:p>
        </w:tc>
        <w:tc>
          <w:tcPr>
            <w:tcW w:w="1170" w:type="dxa"/>
            <w:noWrap/>
            <w:tcMar>
              <w:top w:w="10" w:type="dxa"/>
              <w:left w:w="10" w:type="dxa"/>
              <w:bottom w:w="0" w:type="dxa"/>
              <w:right w:w="10" w:type="dxa"/>
            </w:tcMar>
            <w:vAlign w:val="bottom"/>
          </w:tcPr>
          <w:p w14:paraId="17446A97"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36B9D775"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128B6A9D" w14:textId="77777777" w:rsidR="000630C8" w:rsidRPr="00194CA1" w:rsidRDefault="000630C8" w:rsidP="00F26B24">
            <w:pPr>
              <w:pStyle w:val="BodyText2"/>
              <w:spacing w:line="360" w:lineRule="auto"/>
              <w:rPr>
                <w:rFonts w:ascii="Arial" w:hAnsi="Arial"/>
                <w:b/>
                <w:bCs/>
                <w:sz w:val="20"/>
              </w:rPr>
            </w:pPr>
          </w:p>
        </w:tc>
        <w:tc>
          <w:tcPr>
            <w:tcW w:w="1710" w:type="dxa"/>
          </w:tcPr>
          <w:p w14:paraId="0985CAFA" w14:textId="77777777" w:rsidR="000630C8" w:rsidRPr="00194CA1" w:rsidRDefault="000630C8" w:rsidP="00F26B24">
            <w:pPr>
              <w:pStyle w:val="BodyText2"/>
              <w:spacing w:line="360" w:lineRule="auto"/>
              <w:rPr>
                <w:rFonts w:ascii="Arial" w:hAnsi="Arial"/>
                <w:b/>
                <w:bCs/>
                <w:sz w:val="20"/>
              </w:rPr>
            </w:pPr>
          </w:p>
        </w:tc>
      </w:tr>
      <w:tr w:rsidR="000630C8" w:rsidRPr="00194CA1" w14:paraId="495FEA43" w14:textId="77777777" w:rsidTr="00F26B24">
        <w:trPr>
          <w:trHeight w:val="255"/>
        </w:trPr>
        <w:tc>
          <w:tcPr>
            <w:tcW w:w="3700" w:type="dxa"/>
            <w:noWrap/>
            <w:tcMar>
              <w:top w:w="10" w:type="dxa"/>
              <w:left w:w="10" w:type="dxa"/>
              <w:bottom w:w="0" w:type="dxa"/>
              <w:right w:w="10" w:type="dxa"/>
            </w:tcMar>
            <w:vAlign w:val="bottom"/>
          </w:tcPr>
          <w:p w14:paraId="63D51BA0" w14:textId="77777777" w:rsidR="000630C8" w:rsidRPr="00194CA1" w:rsidRDefault="000630C8" w:rsidP="00F26B24">
            <w:pPr>
              <w:spacing w:line="360" w:lineRule="auto"/>
            </w:pPr>
            <w:r w:rsidRPr="00194CA1">
              <w:t>Frequency related to outer raceway defect, k=</w:t>
            </w:r>
            <w:r w:rsidRPr="00194CA1">
              <w:rPr>
                <w:rFonts w:cs="Arial"/>
              </w:rPr>
              <w:t>±</w:t>
            </w:r>
            <w:r w:rsidRPr="00194CA1">
              <w:t>1</w:t>
            </w:r>
          </w:p>
        </w:tc>
        <w:tc>
          <w:tcPr>
            <w:tcW w:w="1170" w:type="dxa"/>
            <w:noWrap/>
            <w:tcMar>
              <w:top w:w="10" w:type="dxa"/>
              <w:left w:w="10" w:type="dxa"/>
              <w:bottom w:w="0" w:type="dxa"/>
              <w:right w:w="10" w:type="dxa"/>
            </w:tcMar>
            <w:vAlign w:val="bottom"/>
          </w:tcPr>
          <w:p w14:paraId="0191B972"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4E84089B"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3A4AF302" w14:textId="77777777" w:rsidR="000630C8" w:rsidRPr="00194CA1" w:rsidRDefault="000630C8" w:rsidP="00F26B24">
            <w:pPr>
              <w:pStyle w:val="BodyText2"/>
              <w:spacing w:line="360" w:lineRule="auto"/>
              <w:rPr>
                <w:rFonts w:ascii="Arial" w:hAnsi="Arial"/>
                <w:b/>
                <w:bCs/>
                <w:sz w:val="20"/>
              </w:rPr>
            </w:pPr>
          </w:p>
        </w:tc>
        <w:tc>
          <w:tcPr>
            <w:tcW w:w="1710" w:type="dxa"/>
          </w:tcPr>
          <w:p w14:paraId="68596AB7" w14:textId="77777777" w:rsidR="000630C8" w:rsidRPr="00194CA1" w:rsidRDefault="000630C8" w:rsidP="00F26B24">
            <w:pPr>
              <w:pStyle w:val="BodyText2"/>
              <w:spacing w:line="360" w:lineRule="auto"/>
              <w:rPr>
                <w:rFonts w:ascii="Arial" w:hAnsi="Arial"/>
                <w:b/>
                <w:bCs/>
                <w:sz w:val="20"/>
              </w:rPr>
            </w:pPr>
          </w:p>
        </w:tc>
      </w:tr>
      <w:tr w:rsidR="000630C8" w:rsidRPr="00194CA1" w14:paraId="65DADEA0" w14:textId="77777777" w:rsidTr="00F26B24">
        <w:trPr>
          <w:trHeight w:val="255"/>
        </w:trPr>
        <w:tc>
          <w:tcPr>
            <w:tcW w:w="3700" w:type="dxa"/>
            <w:noWrap/>
            <w:tcMar>
              <w:top w:w="10" w:type="dxa"/>
              <w:left w:w="10" w:type="dxa"/>
              <w:bottom w:w="0" w:type="dxa"/>
              <w:right w:w="10" w:type="dxa"/>
            </w:tcMar>
            <w:vAlign w:val="bottom"/>
          </w:tcPr>
          <w:p w14:paraId="7FAAE8DF" w14:textId="77777777" w:rsidR="000630C8" w:rsidRPr="00194CA1" w:rsidRDefault="000630C8" w:rsidP="00F26B24">
            <w:pPr>
              <w:spacing w:line="360" w:lineRule="auto"/>
            </w:pPr>
            <w:r w:rsidRPr="00194CA1">
              <w:t>Frequency related to outer raceway defect, k=</w:t>
            </w:r>
            <w:r w:rsidRPr="00194CA1">
              <w:rPr>
                <w:rFonts w:cs="Arial"/>
              </w:rPr>
              <w:t>±</w:t>
            </w:r>
            <w:r w:rsidRPr="00194CA1">
              <w:t>2</w:t>
            </w:r>
          </w:p>
        </w:tc>
        <w:tc>
          <w:tcPr>
            <w:tcW w:w="1170" w:type="dxa"/>
            <w:noWrap/>
            <w:tcMar>
              <w:top w:w="10" w:type="dxa"/>
              <w:left w:w="10" w:type="dxa"/>
              <w:bottom w:w="0" w:type="dxa"/>
              <w:right w:w="10" w:type="dxa"/>
            </w:tcMar>
            <w:vAlign w:val="bottom"/>
          </w:tcPr>
          <w:p w14:paraId="5AB4BFBA"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632C2134"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2F02B18A" w14:textId="77777777" w:rsidR="000630C8" w:rsidRPr="00194CA1" w:rsidRDefault="000630C8" w:rsidP="00F26B24">
            <w:pPr>
              <w:pStyle w:val="BodyText2"/>
              <w:spacing w:line="360" w:lineRule="auto"/>
              <w:rPr>
                <w:rFonts w:ascii="Arial" w:hAnsi="Arial"/>
                <w:b/>
                <w:bCs/>
                <w:sz w:val="20"/>
              </w:rPr>
            </w:pPr>
          </w:p>
        </w:tc>
        <w:tc>
          <w:tcPr>
            <w:tcW w:w="1710" w:type="dxa"/>
          </w:tcPr>
          <w:p w14:paraId="1561D952" w14:textId="77777777" w:rsidR="000630C8" w:rsidRPr="00194CA1" w:rsidRDefault="000630C8" w:rsidP="00F26B24">
            <w:pPr>
              <w:pStyle w:val="BodyText2"/>
              <w:spacing w:line="360" w:lineRule="auto"/>
              <w:rPr>
                <w:rFonts w:ascii="Arial" w:hAnsi="Arial"/>
                <w:b/>
                <w:bCs/>
                <w:sz w:val="20"/>
              </w:rPr>
            </w:pPr>
          </w:p>
        </w:tc>
      </w:tr>
      <w:tr w:rsidR="000630C8" w:rsidRPr="00194CA1" w14:paraId="2ABCAA60" w14:textId="77777777" w:rsidTr="00F26B24">
        <w:trPr>
          <w:trHeight w:val="255"/>
        </w:trPr>
        <w:tc>
          <w:tcPr>
            <w:tcW w:w="3700" w:type="dxa"/>
            <w:noWrap/>
            <w:tcMar>
              <w:top w:w="10" w:type="dxa"/>
              <w:left w:w="10" w:type="dxa"/>
              <w:bottom w:w="0" w:type="dxa"/>
              <w:right w:w="10" w:type="dxa"/>
            </w:tcMar>
            <w:vAlign w:val="bottom"/>
          </w:tcPr>
          <w:p w14:paraId="189B970A" w14:textId="77777777" w:rsidR="000630C8" w:rsidRPr="00194CA1" w:rsidRDefault="000630C8" w:rsidP="00F26B24">
            <w:pPr>
              <w:spacing w:line="360" w:lineRule="auto"/>
            </w:pPr>
            <w:r w:rsidRPr="00194CA1">
              <w:lastRenderedPageBreak/>
              <w:t>Frequency related to outer raceway defect, k=</w:t>
            </w:r>
            <w:r w:rsidRPr="00194CA1">
              <w:rPr>
                <w:rFonts w:cs="Arial"/>
              </w:rPr>
              <w:t>±</w:t>
            </w:r>
            <w:r w:rsidRPr="00194CA1">
              <w:t>3</w:t>
            </w:r>
          </w:p>
        </w:tc>
        <w:tc>
          <w:tcPr>
            <w:tcW w:w="1170" w:type="dxa"/>
            <w:noWrap/>
            <w:tcMar>
              <w:top w:w="10" w:type="dxa"/>
              <w:left w:w="10" w:type="dxa"/>
              <w:bottom w:w="0" w:type="dxa"/>
              <w:right w:w="10" w:type="dxa"/>
            </w:tcMar>
            <w:vAlign w:val="bottom"/>
          </w:tcPr>
          <w:p w14:paraId="23FE183A" w14:textId="77777777" w:rsidR="000630C8" w:rsidRPr="00194CA1" w:rsidRDefault="000630C8" w:rsidP="00F26B24">
            <w:pPr>
              <w:spacing w:line="360" w:lineRule="auto"/>
            </w:pPr>
          </w:p>
        </w:tc>
        <w:tc>
          <w:tcPr>
            <w:tcW w:w="1350" w:type="dxa"/>
            <w:noWrap/>
            <w:tcMar>
              <w:top w:w="10" w:type="dxa"/>
              <w:left w:w="10" w:type="dxa"/>
              <w:bottom w:w="0" w:type="dxa"/>
              <w:right w:w="10" w:type="dxa"/>
            </w:tcMar>
            <w:vAlign w:val="bottom"/>
          </w:tcPr>
          <w:p w14:paraId="65F42862"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62BE2419" w14:textId="77777777" w:rsidR="000630C8" w:rsidRPr="00194CA1" w:rsidRDefault="000630C8" w:rsidP="00F26B24">
            <w:pPr>
              <w:pStyle w:val="BodyText2"/>
              <w:spacing w:line="360" w:lineRule="auto"/>
              <w:rPr>
                <w:rFonts w:ascii="Arial" w:hAnsi="Arial"/>
                <w:b/>
                <w:bCs/>
                <w:sz w:val="20"/>
              </w:rPr>
            </w:pPr>
          </w:p>
        </w:tc>
        <w:tc>
          <w:tcPr>
            <w:tcW w:w="1710" w:type="dxa"/>
          </w:tcPr>
          <w:p w14:paraId="337BAD86" w14:textId="77777777" w:rsidR="000630C8" w:rsidRPr="00194CA1" w:rsidRDefault="000630C8" w:rsidP="00F26B24">
            <w:pPr>
              <w:pStyle w:val="BodyText2"/>
              <w:spacing w:line="360" w:lineRule="auto"/>
              <w:rPr>
                <w:rFonts w:ascii="Arial" w:hAnsi="Arial"/>
                <w:b/>
                <w:bCs/>
                <w:sz w:val="20"/>
              </w:rPr>
            </w:pPr>
          </w:p>
        </w:tc>
      </w:tr>
      <w:tr w:rsidR="000630C8" w:rsidRPr="00194CA1" w14:paraId="57EF9826" w14:textId="77777777" w:rsidTr="00F26B24">
        <w:trPr>
          <w:trHeight w:val="255"/>
        </w:trPr>
        <w:tc>
          <w:tcPr>
            <w:tcW w:w="3700" w:type="dxa"/>
            <w:noWrap/>
            <w:tcMar>
              <w:top w:w="10" w:type="dxa"/>
              <w:left w:w="10" w:type="dxa"/>
              <w:bottom w:w="0" w:type="dxa"/>
              <w:right w:w="10" w:type="dxa"/>
            </w:tcMar>
            <w:vAlign w:val="bottom"/>
          </w:tcPr>
          <w:p w14:paraId="22E0DD4C" w14:textId="77777777" w:rsidR="000630C8" w:rsidRPr="00194CA1" w:rsidRDefault="000630C8" w:rsidP="00F26B24">
            <w:pPr>
              <w:spacing w:line="360" w:lineRule="auto"/>
            </w:pPr>
            <w:r w:rsidRPr="00194CA1">
              <w:t>Frequency related to outer raceway defect, k=</w:t>
            </w:r>
            <w:r w:rsidRPr="00194CA1">
              <w:rPr>
                <w:rFonts w:cs="Arial"/>
              </w:rPr>
              <w:t>±</w:t>
            </w:r>
            <w:r w:rsidRPr="00194CA1">
              <w:t>4</w:t>
            </w:r>
          </w:p>
        </w:tc>
        <w:tc>
          <w:tcPr>
            <w:tcW w:w="1170" w:type="dxa"/>
            <w:noWrap/>
            <w:tcMar>
              <w:top w:w="10" w:type="dxa"/>
              <w:left w:w="10" w:type="dxa"/>
              <w:bottom w:w="0" w:type="dxa"/>
              <w:right w:w="10" w:type="dxa"/>
            </w:tcMar>
            <w:vAlign w:val="bottom"/>
          </w:tcPr>
          <w:p w14:paraId="27967DD5" w14:textId="77777777" w:rsidR="000630C8" w:rsidRPr="00194CA1" w:rsidRDefault="000630C8" w:rsidP="00F26B24">
            <w:pPr>
              <w:spacing w:line="360" w:lineRule="auto"/>
            </w:pPr>
          </w:p>
        </w:tc>
        <w:tc>
          <w:tcPr>
            <w:tcW w:w="1350" w:type="dxa"/>
            <w:noWrap/>
            <w:tcMar>
              <w:top w:w="10" w:type="dxa"/>
              <w:left w:w="10" w:type="dxa"/>
              <w:bottom w:w="0" w:type="dxa"/>
              <w:right w:w="10" w:type="dxa"/>
            </w:tcMar>
            <w:vAlign w:val="bottom"/>
          </w:tcPr>
          <w:p w14:paraId="53662A52"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117272BE" w14:textId="77777777" w:rsidR="000630C8" w:rsidRPr="00194CA1" w:rsidRDefault="000630C8" w:rsidP="00F26B24">
            <w:pPr>
              <w:pStyle w:val="BodyText2"/>
              <w:spacing w:line="360" w:lineRule="auto"/>
              <w:rPr>
                <w:rFonts w:ascii="Arial" w:hAnsi="Arial"/>
                <w:b/>
                <w:bCs/>
                <w:sz w:val="20"/>
              </w:rPr>
            </w:pPr>
          </w:p>
        </w:tc>
        <w:tc>
          <w:tcPr>
            <w:tcW w:w="1710" w:type="dxa"/>
          </w:tcPr>
          <w:p w14:paraId="6EA8AC87" w14:textId="77777777" w:rsidR="000630C8" w:rsidRPr="00194CA1" w:rsidRDefault="000630C8" w:rsidP="00F26B24">
            <w:pPr>
              <w:pStyle w:val="BodyText2"/>
              <w:spacing w:line="360" w:lineRule="auto"/>
              <w:rPr>
                <w:rFonts w:ascii="Arial" w:hAnsi="Arial"/>
                <w:b/>
                <w:bCs/>
                <w:sz w:val="20"/>
              </w:rPr>
            </w:pPr>
          </w:p>
        </w:tc>
      </w:tr>
      <w:tr w:rsidR="000630C8" w:rsidRPr="00194CA1" w14:paraId="68369D4C" w14:textId="77777777" w:rsidTr="00F26B24">
        <w:trPr>
          <w:trHeight w:val="255"/>
        </w:trPr>
        <w:tc>
          <w:tcPr>
            <w:tcW w:w="3700" w:type="dxa"/>
            <w:noWrap/>
            <w:tcMar>
              <w:top w:w="10" w:type="dxa"/>
              <w:left w:w="10" w:type="dxa"/>
              <w:bottom w:w="0" w:type="dxa"/>
              <w:right w:w="10" w:type="dxa"/>
            </w:tcMar>
            <w:vAlign w:val="bottom"/>
          </w:tcPr>
          <w:p w14:paraId="1DACD33B" w14:textId="77777777" w:rsidR="000630C8" w:rsidRPr="00194CA1" w:rsidRDefault="000630C8" w:rsidP="00F26B24">
            <w:pPr>
              <w:spacing w:line="360" w:lineRule="auto"/>
            </w:pPr>
            <w:r w:rsidRPr="00194CA1">
              <w:t>Frequency related to outer raceway defect, k=</w:t>
            </w:r>
            <w:r w:rsidRPr="00194CA1">
              <w:rPr>
                <w:rFonts w:cs="Arial"/>
              </w:rPr>
              <w:t>±</w:t>
            </w:r>
            <w:r w:rsidRPr="00194CA1">
              <w:t>5</w:t>
            </w:r>
            <w:r>
              <w:t>…..up to 10.</w:t>
            </w:r>
          </w:p>
        </w:tc>
        <w:tc>
          <w:tcPr>
            <w:tcW w:w="1170" w:type="dxa"/>
            <w:noWrap/>
            <w:tcMar>
              <w:top w:w="10" w:type="dxa"/>
              <w:left w:w="10" w:type="dxa"/>
              <w:bottom w:w="0" w:type="dxa"/>
              <w:right w:w="10" w:type="dxa"/>
            </w:tcMar>
            <w:vAlign w:val="bottom"/>
          </w:tcPr>
          <w:p w14:paraId="0A3047B8" w14:textId="77777777" w:rsidR="000630C8" w:rsidRPr="00194CA1" w:rsidRDefault="000630C8" w:rsidP="00F26B24">
            <w:pPr>
              <w:spacing w:line="360" w:lineRule="auto"/>
            </w:pPr>
          </w:p>
        </w:tc>
        <w:tc>
          <w:tcPr>
            <w:tcW w:w="1350" w:type="dxa"/>
            <w:noWrap/>
            <w:tcMar>
              <w:top w:w="10" w:type="dxa"/>
              <w:left w:w="10" w:type="dxa"/>
              <w:bottom w:w="0" w:type="dxa"/>
              <w:right w:w="10" w:type="dxa"/>
            </w:tcMar>
            <w:vAlign w:val="bottom"/>
          </w:tcPr>
          <w:p w14:paraId="793C03AE" w14:textId="77777777" w:rsidR="000630C8" w:rsidRPr="00194CA1" w:rsidRDefault="000630C8" w:rsidP="00F26B24">
            <w:pPr>
              <w:pStyle w:val="BodyText2"/>
              <w:spacing w:line="360" w:lineRule="auto"/>
              <w:rPr>
                <w:rFonts w:ascii="Arial" w:hAnsi="Arial"/>
                <w:b/>
                <w:bCs/>
                <w:sz w:val="20"/>
              </w:rPr>
            </w:pPr>
          </w:p>
        </w:tc>
        <w:tc>
          <w:tcPr>
            <w:tcW w:w="1350" w:type="dxa"/>
            <w:noWrap/>
            <w:tcMar>
              <w:top w:w="10" w:type="dxa"/>
              <w:left w:w="10" w:type="dxa"/>
              <w:bottom w:w="0" w:type="dxa"/>
              <w:right w:w="10" w:type="dxa"/>
            </w:tcMar>
            <w:vAlign w:val="bottom"/>
          </w:tcPr>
          <w:p w14:paraId="0E662000" w14:textId="77777777" w:rsidR="000630C8" w:rsidRPr="00194CA1" w:rsidRDefault="000630C8" w:rsidP="00F26B24">
            <w:pPr>
              <w:pStyle w:val="BodyText2"/>
              <w:spacing w:line="360" w:lineRule="auto"/>
              <w:rPr>
                <w:rFonts w:ascii="Arial" w:hAnsi="Arial"/>
                <w:b/>
                <w:bCs/>
                <w:sz w:val="20"/>
              </w:rPr>
            </w:pPr>
          </w:p>
        </w:tc>
        <w:tc>
          <w:tcPr>
            <w:tcW w:w="1710" w:type="dxa"/>
          </w:tcPr>
          <w:p w14:paraId="7EE66827" w14:textId="77777777" w:rsidR="000630C8" w:rsidRPr="00194CA1" w:rsidRDefault="000630C8" w:rsidP="00F26B24">
            <w:pPr>
              <w:pStyle w:val="BodyText2"/>
              <w:spacing w:line="360" w:lineRule="auto"/>
              <w:rPr>
                <w:rFonts w:ascii="Arial" w:hAnsi="Arial"/>
                <w:b/>
                <w:bCs/>
                <w:sz w:val="20"/>
              </w:rPr>
            </w:pPr>
          </w:p>
        </w:tc>
      </w:tr>
    </w:tbl>
    <w:p w14:paraId="123D53A4" w14:textId="77777777" w:rsidR="000630C8" w:rsidRDefault="000630C8" w:rsidP="000630C8">
      <w:pPr>
        <w:spacing w:line="360" w:lineRule="auto"/>
        <w:jc w:val="both"/>
      </w:pPr>
    </w:p>
    <w:p w14:paraId="55BE64B0" w14:textId="77777777" w:rsidR="000630C8" w:rsidRDefault="000630C8" w:rsidP="000630C8">
      <w:pPr>
        <w:spacing w:line="360" w:lineRule="auto"/>
        <w:jc w:val="both"/>
      </w:pPr>
      <w:r w:rsidRPr="00D723D8">
        <w:t xml:space="preserve">For </w:t>
      </w:r>
      <w:r>
        <w:t>eccentricity</w:t>
      </w:r>
      <w:r w:rsidRPr="00D723D8">
        <w:t xml:space="preserve"> fault</w:t>
      </w:r>
      <w:r>
        <w:t xml:space="preserve"> computation</w:t>
      </w:r>
      <w:r w:rsidRPr="00D723D8">
        <w:t xml:space="preserve">, </w:t>
      </w: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700"/>
        <w:gridCol w:w="1170"/>
        <w:gridCol w:w="1350"/>
        <w:gridCol w:w="1350"/>
        <w:gridCol w:w="1710"/>
      </w:tblGrid>
      <w:tr w:rsidR="000630C8" w:rsidRPr="00194CA1" w14:paraId="00FB544F" w14:textId="77777777" w:rsidTr="00F26B24">
        <w:trPr>
          <w:trHeight w:val="300"/>
          <w:hidden w:val="0"/>
        </w:trPr>
        <w:tc>
          <w:tcPr>
            <w:tcW w:w="3700" w:type="dxa"/>
            <w:noWrap/>
            <w:tcMar>
              <w:top w:w="10" w:type="dxa"/>
              <w:left w:w="10" w:type="dxa"/>
              <w:bottom w:w="0" w:type="dxa"/>
              <w:right w:w="10" w:type="dxa"/>
            </w:tcMar>
            <w:vAlign w:val="bottom"/>
          </w:tcPr>
          <w:p w14:paraId="042990ED"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Frequency of interest (Hz)</w:t>
            </w:r>
            <w:r w:rsidRPr="00194CA1">
              <w:rPr>
                <w:rFonts w:ascii="Arial" w:hAnsi="Arial"/>
                <w:b/>
                <w:bCs/>
                <w:sz w:val="20"/>
              </w:rPr>
              <w:t>Name of frequency of interest</w:t>
            </w:r>
          </w:p>
        </w:tc>
        <w:tc>
          <w:tcPr>
            <w:tcW w:w="1170" w:type="dxa"/>
            <w:noWrap/>
            <w:tcMar>
              <w:top w:w="10" w:type="dxa"/>
              <w:left w:w="10" w:type="dxa"/>
              <w:bottom w:w="0" w:type="dxa"/>
              <w:right w:w="10" w:type="dxa"/>
            </w:tcMar>
            <w:vAlign w:val="bottom"/>
          </w:tcPr>
          <w:p w14:paraId="49A99788"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Frequency in Hz</w:t>
            </w:r>
            <w:r w:rsidRPr="00194CA1">
              <w:rPr>
                <w:rFonts w:ascii="Arial" w:hAnsi="Arial"/>
                <w:b/>
                <w:bCs/>
                <w:sz w:val="20"/>
              </w:rPr>
              <w:t>Frequency</w:t>
            </w:r>
          </w:p>
        </w:tc>
        <w:tc>
          <w:tcPr>
            <w:tcW w:w="1350" w:type="dxa"/>
            <w:noWrap/>
            <w:tcMar>
              <w:top w:w="10" w:type="dxa"/>
              <w:left w:w="10" w:type="dxa"/>
              <w:bottom w:w="0" w:type="dxa"/>
              <w:right w:w="10" w:type="dxa"/>
            </w:tcMar>
            <w:vAlign w:val="bottom"/>
          </w:tcPr>
          <w:p w14:paraId="0A272888"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Peak Magnitude in vicinity</w:t>
            </w:r>
            <w:r w:rsidRPr="00194CA1">
              <w:rPr>
                <w:rFonts w:ascii="Arial" w:hAnsi="Arial"/>
                <w:b/>
                <w:bCs/>
                <w:sz w:val="20"/>
              </w:rPr>
              <w:t>Closest Bins in Frequency Domain Data*</w:t>
            </w:r>
          </w:p>
        </w:tc>
        <w:tc>
          <w:tcPr>
            <w:tcW w:w="1350" w:type="dxa"/>
            <w:noWrap/>
            <w:tcMar>
              <w:top w:w="10" w:type="dxa"/>
              <w:left w:w="10" w:type="dxa"/>
              <w:bottom w:w="0" w:type="dxa"/>
              <w:right w:w="10" w:type="dxa"/>
            </w:tcMar>
            <w:vAlign w:val="bottom"/>
          </w:tcPr>
          <w:p w14:paraId="1B4AA101"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 xml:space="preserve">Area within vicinity </w:t>
            </w:r>
            <w:r w:rsidRPr="00194CA1">
              <w:rPr>
                <w:rFonts w:ascii="Arial" w:hAnsi="Arial"/>
                <w:b/>
                <w:bCs/>
                <w:sz w:val="20"/>
              </w:rPr>
              <w:t>Magnitude</w:t>
            </w:r>
          </w:p>
        </w:tc>
        <w:tc>
          <w:tcPr>
            <w:tcW w:w="1710" w:type="dxa"/>
          </w:tcPr>
          <w:p w14:paraId="190F74AA" w14:textId="77777777" w:rsidR="000630C8" w:rsidRPr="00194CA1" w:rsidRDefault="000630C8" w:rsidP="00F26B24">
            <w:pPr>
              <w:pStyle w:val="BodyText2"/>
              <w:spacing w:line="360" w:lineRule="auto"/>
              <w:rPr>
                <w:rFonts w:ascii="Arial" w:hAnsi="Arial"/>
                <w:b/>
                <w:bCs/>
                <w:sz w:val="20"/>
              </w:rPr>
            </w:pPr>
            <w:r>
              <w:rPr>
                <w:rFonts w:ascii="Arial" w:hAnsi="Arial"/>
                <w:b/>
                <w:bCs/>
                <w:vanish w:val="0"/>
                <w:sz w:val="20"/>
              </w:rPr>
              <w:t>Normalized Peak Magnitude (dB) in vicinity</w:t>
            </w:r>
          </w:p>
        </w:tc>
      </w:tr>
      <w:tr w:rsidR="000630C8" w:rsidRPr="00194CA1" w14:paraId="297C4C56" w14:textId="77777777" w:rsidTr="00F26B24">
        <w:trPr>
          <w:trHeight w:val="754"/>
        </w:trPr>
        <w:tc>
          <w:tcPr>
            <w:tcW w:w="3700" w:type="dxa"/>
            <w:noWrap/>
            <w:tcMar>
              <w:top w:w="10" w:type="dxa"/>
              <w:left w:w="10" w:type="dxa"/>
              <w:bottom w:w="0" w:type="dxa"/>
              <w:right w:w="10" w:type="dxa"/>
            </w:tcMar>
            <w:vAlign w:val="bottom"/>
          </w:tcPr>
          <w:p w14:paraId="44DE172B" w14:textId="77777777" w:rsidR="000630C8" w:rsidRPr="00194CA1" w:rsidRDefault="000630C8" w:rsidP="00F26B24">
            <w:pPr>
              <w:spacing w:line="360" w:lineRule="auto"/>
            </w:pPr>
            <w:r w:rsidRPr="00194CA1">
              <w:t xml:space="preserve">Frequency related to </w:t>
            </w:r>
            <w:r>
              <w:t>eccentricity</w:t>
            </w:r>
            <w:r w:rsidRPr="00194CA1">
              <w:t xml:space="preserve"> defect, k=</w:t>
            </w:r>
            <w:r w:rsidRPr="00194CA1">
              <w:rPr>
                <w:rFonts w:cs="Arial"/>
              </w:rPr>
              <w:t>±</w:t>
            </w:r>
            <w:r w:rsidRPr="00194CA1">
              <w:t>1</w:t>
            </w:r>
          </w:p>
        </w:tc>
        <w:tc>
          <w:tcPr>
            <w:tcW w:w="1170" w:type="dxa"/>
            <w:noWrap/>
            <w:tcMar>
              <w:top w:w="10" w:type="dxa"/>
              <w:left w:w="10" w:type="dxa"/>
              <w:bottom w:w="0" w:type="dxa"/>
              <w:right w:w="10" w:type="dxa"/>
            </w:tcMar>
            <w:vAlign w:val="bottom"/>
          </w:tcPr>
          <w:p w14:paraId="172B9681"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E39958C"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022B0F07"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48EC3A10" w14:textId="77777777" w:rsidR="000630C8" w:rsidRPr="00194CA1" w:rsidRDefault="000630C8" w:rsidP="00F26B24">
            <w:pPr>
              <w:pStyle w:val="BodyText2"/>
              <w:spacing w:line="360" w:lineRule="auto"/>
              <w:rPr>
                <w:rFonts w:ascii="Arial" w:hAnsi="Arial"/>
                <w:b/>
                <w:bCs/>
                <w:sz w:val="20"/>
              </w:rPr>
            </w:pPr>
          </w:p>
        </w:tc>
      </w:tr>
      <w:tr w:rsidR="000630C8" w:rsidRPr="00194CA1" w14:paraId="6AF2A2DD" w14:textId="77777777" w:rsidTr="00F26B24">
        <w:trPr>
          <w:trHeight w:val="255"/>
        </w:trPr>
        <w:tc>
          <w:tcPr>
            <w:tcW w:w="3700" w:type="dxa"/>
            <w:noWrap/>
            <w:tcMar>
              <w:top w:w="10" w:type="dxa"/>
              <w:left w:w="10" w:type="dxa"/>
              <w:bottom w:w="0" w:type="dxa"/>
              <w:right w:w="10" w:type="dxa"/>
            </w:tcMar>
            <w:vAlign w:val="bottom"/>
          </w:tcPr>
          <w:p w14:paraId="20894587" w14:textId="77777777" w:rsidR="000630C8" w:rsidRPr="00194CA1" w:rsidRDefault="000630C8" w:rsidP="00F26B24">
            <w:pPr>
              <w:spacing w:line="360" w:lineRule="auto"/>
            </w:pPr>
            <w:r w:rsidRPr="00194CA1">
              <w:t xml:space="preserve">Frequency related to </w:t>
            </w:r>
            <w:r>
              <w:t>eccentricity</w:t>
            </w:r>
            <w:r w:rsidRPr="00194CA1">
              <w:t xml:space="preserve"> defect, k=</w:t>
            </w:r>
            <w:r w:rsidRPr="00194CA1">
              <w:rPr>
                <w:rFonts w:cs="Arial"/>
              </w:rPr>
              <w:t>±</w:t>
            </w:r>
            <w:r w:rsidRPr="00194CA1">
              <w:t>2</w:t>
            </w:r>
          </w:p>
        </w:tc>
        <w:tc>
          <w:tcPr>
            <w:tcW w:w="1170" w:type="dxa"/>
            <w:noWrap/>
            <w:tcMar>
              <w:top w:w="10" w:type="dxa"/>
              <w:left w:w="10" w:type="dxa"/>
              <w:bottom w:w="0" w:type="dxa"/>
              <w:right w:w="10" w:type="dxa"/>
            </w:tcMar>
            <w:vAlign w:val="bottom"/>
          </w:tcPr>
          <w:p w14:paraId="4D3D0E0E"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3A5109E6"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51F59C16"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5671E889" w14:textId="77777777" w:rsidR="000630C8" w:rsidRPr="00194CA1" w:rsidRDefault="000630C8" w:rsidP="00F26B24">
            <w:pPr>
              <w:pStyle w:val="BodyText2"/>
              <w:spacing w:line="360" w:lineRule="auto"/>
              <w:rPr>
                <w:rFonts w:ascii="Arial" w:hAnsi="Arial"/>
                <w:b/>
                <w:bCs/>
                <w:sz w:val="20"/>
              </w:rPr>
            </w:pPr>
          </w:p>
        </w:tc>
      </w:tr>
      <w:tr w:rsidR="000630C8" w:rsidRPr="00194CA1" w14:paraId="7366DA85" w14:textId="77777777" w:rsidTr="00F26B24">
        <w:trPr>
          <w:trHeight w:val="255"/>
        </w:trPr>
        <w:tc>
          <w:tcPr>
            <w:tcW w:w="3700" w:type="dxa"/>
            <w:noWrap/>
            <w:tcMar>
              <w:top w:w="10" w:type="dxa"/>
              <w:left w:w="10" w:type="dxa"/>
              <w:bottom w:w="0" w:type="dxa"/>
              <w:right w:w="10" w:type="dxa"/>
            </w:tcMar>
            <w:vAlign w:val="bottom"/>
          </w:tcPr>
          <w:p w14:paraId="795EE2FB" w14:textId="77777777" w:rsidR="000630C8" w:rsidRPr="00194CA1" w:rsidRDefault="000630C8" w:rsidP="00F26B24">
            <w:pPr>
              <w:spacing w:line="360" w:lineRule="auto"/>
            </w:pPr>
            <w:r w:rsidRPr="00194CA1">
              <w:t xml:space="preserve">Frequency related to </w:t>
            </w:r>
            <w:r>
              <w:t>eccentricity</w:t>
            </w:r>
            <w:r w:rsidRPr="00194CA1">
              <w:t xml:space="preserve"> defect, k=</w:t>
            </w:r>
            <w:r w:rsidRPr="00194CA1">
              <w:rPr>
                <w:rFonts w:cs="Arial"/>
              </w:rPr>
              <w:t>±</w:t>
            </w:r>
            <w:r w:rsidRPr="00194CA1">
              <w:t>3</w:t>
            </w:r>
          </w:p>
        </w:tc>
        <w:tc>
          <w:tcPr>
            <w:tcW w:w="1170" w:type="dxa"/>
            <w:noWrap/>
            <w:tcMar>
              <w:top w:w="10" w:type="dxa"/>
              <w:left w:w="10" w:type="dxa"/>
              <w:bottom w:w="0" w:type="dxa"/>
              <w:right w:w="10" w:type="dxa"/>
            </w:tcMar>
            <w:vAlign w:val="bottom"/>
          </w:tcPr>
          <w:p w14:paraId="4836AA33"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42C3978"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5FA5B3B7"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72EC6EE2" w14:textId="77777777" w:rsidR="000630C8" w:rsidRPr="00194CA1" w:rsidRDefault="000630C8" w:rsidP="00F26B24">
            <w:pPr>
              <w:pStyle w:val="BodyText2"/>
              <w:spacing w:line="360" w:lineRule="auto"/>
              <w:rPr>
                <w:rFonts w:ascii="Arial" w:hAnsi="Arial"/>
                <w:b/>
                <w:bCs/>
                <w:sz w:val="20"/>
              </w:rPr>
            </w:pPr>
          </w:p>
        </w:tc>
      </w:tr>
      <w:tr w:rsidR="000630C8" w:rsidRPr="00194CA1" w14:paraId="710DADBC" w14:textId="77777777" w:rsidTr="00F26B24">
        <w:trPr>
          <w:trHeight w:val="255"/>
        </w:trPr>
        <w:tc>
          <w:tcPr>
            <w:tcW w:w="3700" w:type="dxa"/>
            <w:noWrap/>
            <w:tcMar>
              <w:top w:w="10" w:type="dxa"/>
              <w:left w:w="10" w:type="dxa"/>
              <w:bottom w:w="0" w:type="dxa"/>
              <w:right w:w="10" w:type="dxa"/>
            </w:tcMar>
            <w:vAlign w:val="bottom"/>
          </w:tcPr>
          <w:p w14:paraId="4BDA1B6C" w14:textId="77777777" w:rsidR="000630C8" w:rsidRPr="00194CA1" w:rsidRDefault="000630C8" w:rsidP="00F26B24">
            <w:pPr>
              <w:spacing w:line="360" w:lineRule="auto"/>
            </w:pPr>
            <w:r w:rsidRPr="00194CA1">
              <w:t xml:space="preserve">Frequency related to </w:t>
            </w:r>
            <w:r>
              <w:t>eccentricity</w:t>
            </w:r>
            <w:r w:rsidRPr="00194CA1">
              <w:t xml:space="preserve"> defect, k=</w:t>
            </w:r>
            <w:r w:rsidRPr="00194CA1">
              <w:rPr>
                <w:rFonts w:cs="Arial"/>
              </w:rPr>
              <w:t>±</w:t>
            </w:r>
            <w:r w:rsidRPr="00194CA1">
              <w:t>4</w:t>
            </w:r>
          </w:p>
        </w:tc>
        <w:tc>
          <w:tcPr>
            <w:tcW w:w="1170" w:type="dxa"/>
            <w:noWrap/>
            <w:tcMar>
              <w:top w:w="10" w:type="dxa"/>
              <w:left w:w="10" w:type="dxa"/>
              <w:bottom w:w="0" w:type="dxa"/>
              <w:right w:w="10" w:type="dxa"/>
            </w:tcMar>
            <w:vAlign w:val="bottom"/>
          </w:tcPr>
          <w:p w14:paraId="095AE8DC"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7FA4059A"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5277E24D"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5C317977" w14:textId="77777777" w:rsidR="000630C8" w:rsidRPr="00194CA1" w:rsidRDefault="000630C8" w:rsidP="00F26B24">
            <w:pPr>
              <w:pStyle w:val="BodyText2"/>
              <w:spacing w:line="360" w:lineRule="auto"/>
              <w:rPr>
                <w:rFonts w:ascii="Arial" w:hAnsi="Arial"/>
                <w:b/>
                <w:bCs/>
                <w:sz w:val="20"/>
              </w:rPr>
            </w:pPr>
          </w:p>
        </w:tc>
      </w:tr>
      <w:tr w:rsidR="000630C8" w:rsidRPr="00194CA1" w14:paraId="6EA3E540" w14:textId="77777777" w:rsidTr="00F26B24">
        <w:trPr>
          <w:trHeight w:val="255"/>
        </w:trPr>
        <w:tc>
          <w:tcPr>
            <w:tcW w:w="3700" w:type="dxa"/>
            <w:noWrap/>
            <w:tcMar>
              <w:top w:w="10" w:type="dxa"/>
              <w:left w:w="10" w:type="dxa"/>
              <w:bottom w:w="0" w:type="dxa"/>
              <w:right w:w="10" w:type="dxa"/>
            </w:tcMar>
            <w:vAlign w:val="bottom"/>
          </w:tcPr>
          <w:p w14:paraId="34CEE787" w14:textId="77777777" w:rsidR="000630C8" w:rsidRPr="00194CA1" w:rsidRDefault="000630C8" w:rsidP="00F26B24">
            <w:pPr>
              <w:spacing w:line="360" w:lineRule="auto"/>
            </w:pPr>
            <w:r w:rsidRPr="00194CA1">
              <w:t xml:space="preserve">Frequency related to </w:t>
            </w:r>
            <w:r>
              <w:t>eccentricity</w:t>
            </w:r>
            <w:r w:rsidRPr="00194CA1">
              <w:t xml:space="preserve"> defect, k=</w:t>
            </w:r>
            <w:r w:rsidRPr="00194CA1">
              <w:rPr>
                <w:rFonts w:cs="Arial"/>
              </w:rPr>
              <w:t>±</w:t>
            </w:r>
            <w:r w:rsidRPr="00194CA1">
              <w:t>5</w:t>
            </w:r>
            <w:r>
              <w:t>….. up to 10</w:t>
            </w:r>
          </w:p>
        </w:tc>
        <w:tc>
          <w:tcPr>
            <w:tcW w:w="1170" w:type="dxa"/>
            <w:noWrap/>
            <w:tcMar>
              <w:top w:w="10" w:type="dxa"/>
              <w:left w:w="10" w:type="dxa"/>
              <w:bottom w:w="0" w:type="dxa"/>
              <w:right w:w="10" w:type="dxa"/>
            </w:tcMar>
            <w:vAlign w:val="bottom"/>
          </w:tcPr>
          <w:p w14:paraId="009504FB" w14:textId="77777777" w:rsidR="000630C8" w:rsidRPr="00194CA1" w:rsidRDefault="000630C8" w:rsidP="00F26B24">
            <w:pPr>
              <w:spacing w:line="360" w:lineRule="auto"/>
            </w:pPr>
            <w:r w:rsidRPr="00194CA1">
              <w:t> </w:t>
            </w:r>
          </w:p>
        </w:tc>
        <w:tc>
          <w:tcPr>
            <w:tcW w:w="1350" w:type="dxa"/>
            <w:noWrap/>
            <w:tcMar>
              <w:top w:w="10" w:type="dxa"/>
              <w:left w:w="10" w:type="dxa"/>
              <w:bottom w:w="0" w:type="dxa"/>
              <w:right w:w="10" w:type="dxa"/>
            </w:tcMar>
            <w:vAlign w:val="bottom"/>
          </w:tcPr>
          <w:p w14:paraId="6FECC9FA"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350" w:type="dxa"/>
            <w:noWrap/>
            <w:tcMar>
              <w:top w:w="10" w:type="dxa"/>
              <w:left w:w="10" w:type="dxa"/>
              <w:bottom w:w="0" w:type="dxa"/>
              <w:right w:w="10" w:type="dxa"/>
            </w:tcMar>
            <w:vAlign w:val="bottom"/>
          </w:tcPr>
          <w:p w14:paraId="6A0D6FE2" w14:textId="77777777" w:rsidR="000630C8" w:rsidRPr="00194CA1" w:rsidRDefault="000630C8" w:rsidP="00F26B24">
            <w:pPr>
              <w:pStyle w:val="BodyText2"/>
              <w:spacing w:line="360" w:lineRule="auto"/>
              <w:rPr>
                <w:rFonts w:ascii="Arial" w:hAnsi="Arial"/>
                <w:b/>
                <w:bCs/>
                <w:sz w:val="20"/>
              </w:rPr>
            </w:pPr>
            <w:r w:rsidRPr="00194CA1">
              <w:rPr>
                <w:rFonts w:ascii="Arial" w:hAnsi="Arial"/>
                <w:b/>
                <w:bCs/>
                <w:sz w:val="20"/>
              </w:rPr>
              <w:t> </w:t>
            </w:r>
          </w:p>
        </w:tc>
        <w:tc>
          <w:tcPr>
            <w:tcW w:w="1710" w:type="dxa"/>
          </w:tcPr>
          <w:p w14:paraId="208A246B" w14:textId="77777777" w:rsidR="000630C8" w:rsidRPr="00194CA1" w:rsidRDefault="000630C8" w:rsidP="00F26B24">
            <w:pPr>
              <w:pStyle w:val="BodyText2"/>
              <w:spacing w:line="360" w:lineRule="auto"/>
              <w:rPr>
                <w:rFonts w:ascii="Arial" w:hAnsi="Arial"/>
                <w:b/>
                <w:bCs/>
                <w:sz w:val="20"/>
              </w:rPr>
            </w:pPr>
          </w:p>
        </w:tc>
      </w:tr>
    </w:tbl>
    <w:p w14:paraId="209EB3ED" w14:textId="77777777" w:rsidR="000630C8" w:rsidRDefault="000630C8" w:rsidP="000630C8">
      <w:pPr>
        <w:spacing w:line="360" w:lineRule="auto"/>
        <w:jc w:val="both"/>
      </w:pPr>
    </w:p>
    <w:p w14:paraId="03693F54" w14:textId="77777777" w:rsidR="000630C8" w:rsidRDefault="000630C8" w:rsidP="000630C8">
      <w:pPr>
        <w:spacing w:line="360" w:lineRule="auto"/>
        <w:jc w:val="both"/>
      </w:pPr>
      <w:r>
        <w:t xml:space="preserve">Speed and frequency at which FFT is computed on data samples w.r.t load bin shall be captured after every FFT computation to compute difference with baseline. </w:t>
      </w:r>
    </w:p>
    <w:p w14:paraId="77AF1DC7" w14:textId="77777777" w:rsidR="000630C8" w:rsidRPr="00D723D8" w:rsidRDefault="000630C8" w:rsidP="000630C8">
      <w:pPr>
        <w:spacing w:line="360" w:lineRule="auto"/>
        <w:jc w:val="both"/>
      </w:pPr>
      <w:r>
        <w:lastRenderedPageBreak/>
        <w:t>From baseline and operational modes data based on load bin, compute the ratios of “peak magnitude in vicinity” and “Area in vicinity” captured during baseline and operational modes as dB for each fault frequency of interest.</w:t>
      </w:r>
    </w:p>
    <w:p w14:paraId="14165834" w14:textId="77777777" w:rsidR="000630C8" w:rsidRPr="00E54B90" w:rsidRDefault="000630C8" w:rsidP="000630C8">
      <w:pPr>
        <w:spacing w:line="360" w:lineRule="auto"/>
        <w:jc w:val="both"/>
      </w:pPr>
      <w:r w:rsidRPr="001778E8">
        <w:rPr>
          <w:u w:val="single"/>
        </w:rPr>
        <w:t xml:space="preserve">Step </w:t>
      </w:r>
      <w:r>
        <w:rPr>
          <w:u w:val="single"/>
        </w:rPr>
        <w:t>6</w:t>
      </w:r>
      <w:r w:rsidRPr="001778E8">
        <w:rPr>
          <w:u w:val="single"/>
        </w:rPr>
        <w:t>:</w:t>
      </w:r>
      <w:r>
        <w:t xml:space="preserve"> Perform supervisory check on data samples captured to verify if the ESA algorithm output can be computed or trusted. Following three parameters and its threshold levels has to be checked if the </w:t>
      </w:r>
      <w:r w:rsidRPr="00E54B90">
        <w:t xml:space="preserve">ESA output can be displayed as trustworthy. In case of supervisory check fail for more than 2 parameters, an event “Bearing &amp; eccentricity supervisory check fail” has to be logged in event log. </w:t>
      </w:r>
    </w:p>
    <w:p w14:paraId="38426E93" w14:textId="77777777" w:rsidR="000630C8" w:rsidRPr="00E54B90" w:rsidRDefault="000630C8" w:rsidP="000630C8">
      <w:pPr>
        <w:numPr>
          <w:ilvl w:val="0"/>
          <w:numId w:val="9"/>
        </w:numPr>
        <w:spacing w:line="360" w:lineRule="auto"/>
        <w:jc w:val="both"/>
      </w:pPr>
      <w:r w:rsidRPr="00E54B90">
        <w:rPr>
          <w:u w:val="single"/>
        </w:rPr>
        <w:t>THD ratio of current &amp; voltage</w:t>
      </w:r>
      <w:r w:rsidRPr="00E54B90">
        <w:t xml:space="preserve">: Currently in 8-series platform THD of current is computed including up to 25 harmonics in metering.  THD of voltage </w:t>
      </w:r>
      <w:r w:rsidRPr="00E54B90">
        <w:rPr>
          <w:color w:val="000000"/>
          <w:szCs w:val="22"/>
          <w:lang w:val="en-US"/>
        </w:rPr>
        <w:t>(</w:t>
      </w:r>
      <w:r w:rsidRPr="00E54B90">
        <w:rPr>
          <w:color w:val="000000"/>
        </w:rPr>
        <w:t>&gt; v180)</w:t>
      </w:r>
      <w:r w:rsidRPr="00E54B90">
        <w:rPr>
          <w:lang w:eastAsia="ko-KR"/>
        </w:rPr>
        <w:t xml:space="preserve"> </w:t>
      </w:r>
      <w:r w:rsidRPr="00E54B90">
        <w:t>can also be computed in a similar fashion from voltage samples. Then compute the ratio of current THD with voltage THD (voltage order code).</w:t>
      </w:r>
    </w:p>
    <w:p w14:paraId="6798D345" w14:textId="4E360D64" w:rsidR="000630C8" w:rsidRPr="00E54B90" w:rsidRDefault="000630C8" w:rsidP="000630C8">
      <w:pPr>
        <w:spacing w:line="360" w:lineRule="auto"/>
        <w:ind w:left="720"/>
        <w:jc w:val="both"/>
      </w:pPr>
      <w:r w:rsidRPr="00E54B90">
        <w:t xml:space="preserve">If, </w:t>
      </w:r>
      <m:oMath>
        <m:sSub>
          <m:sSubPr>
            <m:ctrlPr>
              <w:rPr>
                <w:rFonts w:ascii="Cambria Math" w:eastAsia="Batang" w:hAnsi="Cambria Math"/>
                <w:i/>
                <w:sz w:val="20"/>
                <w:szCs w:val="20"/>
                <w:lang w:val="en-US"/>
              </w:rPr>
            </m:ctrlPr>
          </m:sSubPr>
          <m:e>
            <m:r>
              <w:rPr>
                <w:rFonts w:ascii="Cambria Math" w:hAnsi="Cambria Math"/>
              </w:rPr>
              <m:t>THD</m:t>
            </m:r>
          </m:e>
          <m:sub>
            <m:r>
              <w:rPr>
                <w:rFonts w:ascii="Cambria Math" w:hAnsi="Cambria Math"/>
              </w:rPr>
              <m:t>I</m:t>
            </m:r>
          </m:sub>
        </m:sSub>
        <m:r>
          <w:rPr>
            <w:rFonts w:ascii="Cambria Math" w:hAnsi="Cambria Math"/>
          </w:rPr>
          <m:t>/</m:t>
        </m:r>
        <m:sSub>
          <m:sSubPr>
            <m:ctrlPr>
              <w:rPr>
                <w:rFonts w:ascii="Cambria Math" w:eastAsia="Batang" w:hAnsi="Cambria Math"/>
                <w:i/>
                <w:sz w:val="20"/>
                <w:szCs w:val="20"/>
                <w:lang w:val="en-US"/>
              </w:rPr>
            </m:ctrlPr>
          </m:sSubPr>
          <m:e>
            <m:r>
              <w:rPr>
                <w:rFonts w:ascii="Cambria Math" w:hAnsi="Cambria Math"/>
              </w:rPr>
              <m:t>THD</m:t>
            </m:r>
          </m:e>
          <m:sub>
            <m:r>
              <w:rPr>
                <w:rFonts w:ascii="Cambria Math" w:hAnsi="Cambria Math"/>
              </w:rPr>
              <m:t>V</m:t>
            </m:r>
          </m:sub>
        </m:sSub>
      </m:oMath>
      <w:r w:rsidRPr="00E54B90">
        <w:t xml:space="preserve"> &gt; X (limit?), then supervisory check is pass. </w:t>
      </w:r>
    </w:p>
    <w:p w14:paraId="6CEDDE0C" w14:textId="16187579" w:rsidR="000630C8" w:rsidRPr="00E54B90" w:rsidRDefault="000630C8" w:rsidP="000630C8">
      <w:pPr>
        <w:spacing w:line="360" w:lineRule="auto"/>
        <w:ind w:left="720"/>
        <w:jc w:val="both"/>
      </w:pPr>
      <w:r w:rsidRPr="00E54B90">
        <w:t xml:space="preserve">If, </w:t>
      </w:r>
      <m:oMath>
        <m:sSub>
          <m:sSubPr>
            <m:ctrlPr>
              <w:rPr>
                <w:rFonts w:ascii="Cambria Math" w:eastAsia="Batang" w:hAnsi="Cambria Math"/>
                <w:i/>
                <w:sz w:val="20"/>
                <w:szCs w:val="20"/>
                <w:lang w:val="en-US"/>
              </w:rPr>
            </m:ctrlPr>
          </m:sSubPr>
          <m:e>
            <m:r>
              <w:rPr>
                <w:rFonts w:ascii="Cambria Math" w:hAnsi="Cambria Math"/>
              </w:rPr>
              <m:t>THD</m:t>
            </m:r>
          </m:e>
          <m:sub>
            <m:r>
              <w:rPr>
                <w:rFonts w:ascii="Cambria Math" w:hAnsi="Cambria Math"/>
              </w:rPr>
              <m:t>I</m:t>
            </m:r>
          </m:sub>
        </m:sSub>
        <m:r>
          <w:rPr>
            <w:rFonts w:ascii="Cambria Math" w:hAnsi="Cambria Math"/>
          </w:rPr>
          <m:t>/</m:t>
        </m:r>
        <m:sSub>
          <m:sSubPr>
            <m:ctrlPr>
              <w:rPr>
                <w:rFonts w:ascii="Cambria Math" w:eastAsia="Batang" w:hAnsi="Cambria Math"/>
                <w:i/>
                <w:sz w:val="20"/>
                <w:szCs w:val="20"/>
                <w:lang w:val="en-US"/>
              </w:rPr>
            </m:ctrlPr>
          </m:sSubPr>
          <m:e>
            <m:r>
              <w:rPr>
                <w:rFonts w:ascii="Cambria Math" w:hAnsi="Cambria Math"/>
              </w:rPr>
              <m:t>THD</m:t>
            </m:r>
          </m:e>
          <m:sub>
            <m:r>
              <w:rPr>
                <w:rFonts w:ascii="Cambria Math" w:hAnsi="Cambria Math"/>
              </w:rPr>
              <m:t>V</m:t>
            </m:r>
          </m:sub>
        </m:sSub>
      </m:oMath>
      <w:r w:rsidRPr="00E54B90">
        <w:t xml:space="preserve"> &lt; X (limit?), then supervisory check is fail. </w:t>
      </w:r>
    </w:p>
    <w:p w14:paraId="7C6C6658" w14:textId="5D32D6CC" w:rsidR="000630C8" w:rsidRPr="00E54B90" w:rsidRDefault="000630C8" w:rsidP="000630C8">
      <w:pPr>
        <w:spacing w:line="360" w:lineRule="auto"/>
        <w:ind w:left="720"/>
        <w:jc w:val="both"/>
      </w:pPr>
      <w:r w:rsidRPr="00E54B90">
        <w:t xml:space="preserve">In case of no VT input, check if </w:t>
      </w:r>
      <m:oMath>
        <m:sSub>
          <m:sSubPr>
            <m:ctrlPr>
              <w:rPr>
                <w:rFonts w:ascii="Cambria Math" w:eastAsia="Batang" w:hAnsi="Cambria Math"/>
                <w:i/>
                <w:sz w:val="20"/>
                <w:szCs w:val="20"/>
                <w:lang w:val="en-US"/>
              </w:rPr>
            </m:ctrlPr>
          </m:sSubPr>
          <m:e>
            <m:r>
              <w:rPr>
                <w:rFonts w:ascii="Cambria Math" w:hAnsi="Cambria Math"/>
              </w:rPr>
              <m:t>THD</m:t>
            </m:r>
          </m:e>
          <m:sub>
            <m:r>
              <w:rPr>
                <w:rFonts w:ascii="Cambria Math" w:hAnsi="Cambria Math"/>
              </w:rPr>
              <m:t>I</m:t>
            </m:r>
          </m:sub>
        </m:sSub>
      </m:oMath>
      <w:r w:rsidRPr="00E54B90">
        <w:t xml:space="preserve"> &lt; 4% then supervisory check is pass. </w:t>
      </w:r>
    </w:p>
    <w:p w14:paraId="659F4510" w14:textId="77777777" w:rsidR="000630C8" w:rsidRPr="00E54B90" w:rsidRDefault="000630C8" w:rsidP="000630C8">
      <w:pPr>
        <w:numPr>
          <w:ilvl w:val="0"/>
          <w:numId w:val="9"/>
        </w:numPr>
        <w:spacing w:line="360" w:lineRule="auto"/>
        <w:jc w:val="both"/>
      </w:pPr>
      <w:r w:rsidRPr="00E54B90">
        <w:rPr>
          <w:u w:val="single"/>
        </w:rPr>
        <w:t>Negative sequence impedance</w:t>
      </w:r>
      <w:r w:rsidRPr="00E54B90">
        <w:t xml:space="preserve">: Currently in 8-series platform negative sequence impedance is not computed in metering.  </w:t>
      </w:r>
    </w:p>
    <w:p w14:paraId="2A2963D6" w14:textId="14A7F037" w:rsidR="000630C8" w:rsidRPr="00E54B90" w:rsidRDefault="000630C8" w:rsidP="000630C8">
      <w:pPr>
        <w:spacing w:line="360" w:lineRule="auto"/>
        <w:ind w:left="720"/>
        <w:jc w:val="both"/>
      </w:pPr>
      <w:r w:rsidRPr="00E54B90">
        <w:rPr>
          <w:u w:val="single"/>
        </w:rPr>
        <w:t>I</w:t>
      </w:r>
      <w:r w:rsidRPr="00E54B90">
        <w:t>f,</w:t>
      </w:r>
      <w:r w:rsidRPr="00E54B90">
        <w:rPr>
          <w:u w:val="single"/>
        </w:rPr>
        <w:t xml:space="preserve"> </w:t>
      </w:r>
      <m:oMath>
        <m:sSub>
          <m:sSubPr>
            <m:ctrlPr>
              <w:rPr>
                <w:rFonts w:ascii="Cambria Math" w:eastAsia="Batang" w:hAnsi="Cambria Math"/>
                <w:i/>
                <w:sz w:val="20"/>
                <w:szCs w:val="20"/>
                <w:lang w:val="en-US"/>
              </w:rPr>
            </m:ctrlPr>
          </m:sSubPr>
          <m:e>
            <m:r>
              <w:rPr>
                <w:rFonts w:ascii="Cambria Math" w:hAnsi="Cambria Math"/>
              </w:rPr>
              <m:t>Z</m:t>
            </m:r>
          </m:e>
          <m:sub>
            <m:r>
              <w:rPr>
                <w:rFonts w:ascii="Cambria Math" w:hAnsi="Cambria Math"/>
              </w:rPr>
              <m:t>negative</m:t>
            </m:r>
          </m:sub>
        </m:sSub>
      </m:oMath>
      <w:r w:rsidRPr="00E54B90">
        <w:t xml:space="preserve"> &lt; Y (limit?) Ohms, then supervisory check is pass.</w:t>
      </w:r>
    </w:p>
    <w:p w14:paraId="10E7C73C" w14:textId="607FD3FA" w:rsidR="000630C8" w:rsidRPr="00E54B90" w:rsidRDefault="000630C8" w:rsidP="000630C8">
      <w:pPr>
        <w:spacing w:line="360" w:lineRule="auto"/>
        <w:ind w:left="720"/>
        <w:jc w:val="both"/>
      </w:pPr>
      <w:r w:rsidRPr="00E54B90">
        <w:rPr>
          <w:u w:val="single"/>
        </w:rPr>
        <w:t>I</w:t>
      </w:r>
      <w:r w:rsidRPr="00E54B90">
        <w:t>f,</w:t>
      </w:r>
      <w:r w:rsidRPr="00E54B90">
        <w:rPr>
          <w:u w:val="single"/>
        </w:rPr>
        <w:t xml:space="preserve"> </w:t>
      </w:r>
      <m:oMath>
        <m:sSub>
          <m:sSubPr>
            <m:ctrlPr>
              <w:rPr>
                <w:rFonts w:ascii="Cambria Math" w:eastAsia="Batang" w:hAnsi="Cambria Math"/>
                <w:i/>
                <w:sz w:val="20"/>
                <w:szCs w:val="20"/>
                <w:lang w:val="en-US"/>
              </w:rPr>
            </m:ctrlPr>
          </m:sSubPr>
          <m:e>
            <m:r>
              <w:rPr>
                <w:rFonts w:ascii="Cambria Math" w:hAnsi="Cambria Math"/>
              </w:rPr>
              <m:t>Z</m:t>
            </m:r>
          </m:e>
          <m:sub>
            <m:r>
              <w:rPr>
                <w:rFonts w:ascii="Cambria Math" w:hAnsi="Cambria Math"/>
              </w:rPr>
              <m:t>negative</m:t>
            </m:r>
          </m:sub>
        </m:sSub>
      </m:oMath>
      <w:r w:rsidRPr="00E54B90">
        <w:t xml:space="preserve"> &gt; Y (limit?) Ohms, then supervisory check is fail.</w:t>
      </w:r>
    </w:p>
    <w:p w14:paraId="26D30F02" w14:textId="77777777" w:rsidR="000630C8" w:rsidRPr="00E54B90" w:rsidRDefault="000630C8" w:rsidP="000630C8">
      <w:pPr>
        <w:numPr>
          <w:ilvl w:val="0"/>
          <w:numId w:val="9"/>
        </w:numPr>
        <w:spacing w:line="360" w:lineRule="auto"/>
        <w:jc w:val="both"/>
      </w:pPr>
      <w:r w:rsidRPr="00E54B90">
        <w:rPr>
          <w:u w:val="single"/>
        </w:rPr>
        <w:t xml:space="preserve">Triplen impedance </w:t>
      </w:r>
      <w:r w:rsidRPr="00E54B90">
        <w:rPr>
          <w:color w:val="000000"/>
          <w:szCs w:val="22"/>
          <w:lang w:val="en-US"/>
        </w:rPr>
        <w:t>(</w:t>
      </w:r>
      <w:r w:rsidRPr="00E54B90">
        <w:rPr>
          <w:color w:val="000000"/>
        </w:rPr>
        <w:t>&gt; v180)</w:t>
      </w:r>
      <w:r w:rsidRPr="00E54B90">
        <w:t xml:space="preserve">: From FFT data or metering computation of current and voltage samples capture the magnitude of voltage and current at triplen (3*f) frequency. Then triplen impedance is computed as the ratio of magnitude of voltage and current at triplen (3*f) frequency. </w:t>
      </w:r>
    </w:p>
    <w:p w14:paraId="09F37AC6" w14:textId="35F92A5F" w:rsidR="000630C8" w:rsidRDefault="000630C8" w:rsidP="000630C8">
      <w:pPr>
        <w:spacing w:line="360" w:lineRule="auto"/>
        <w:ind w:left="720"/>
        <w:jc w:val="both"/>
      </w:pPr>
      <w:r w:rsidRPr="00E54B90">
        <w:t xml:space="preserve">If, </w:t>
      </w:r>
      <m:oMath>
        <m:sSub>
          <m:sSubPr>
            <m:ctrlPr>
              <w:rPr>
                <w:rFonts w:ascii="Cambria Math" w:eastAsia="Batang" w:hAnsi="Cambria Math"/>
                <w:i/>
                <w:sz w:val="20"/>
                <w:szCs w:val="20"/>
                <w:lang w:val="en-US"/>
              </w:rPr>
            </m:ctrlPr>
          </m:sSubPr>
          <m:e>
            <m:r>
              <w:rPr>
                <w:rFonts w:ascii="Cambria Math" w:hAnsi="Cambria Math"/>
              </w:rPr>
              <m:t>Z</m:t>
            </m:r>
          </m:e>
          <m:sub>
            <m:r>
              <w:rPr>
                <w:rFonts w:ascii="Cambria Math" w:hAnsi="Cambria Math"/>
              </w:rPr>
              <m:t>triplen</m:t>
            </m:r>
          </m:sub>
        </m:sSub>
      </m:oMath>
      <w:r w:rsidRPr="00E54B90">
        <w:t xml:space="preserve"> &lt; Z (limit?)</w:t>
      </w:r>
      <w:r>
        <w:t xml:space="preserve">  Ohms, then supervisory check is pass.</w:t>
      </w:r>
    </w:p>
    <w:p w14:paraId="5CB9B680" w14:textId="60056F4A" w:rsidR="000630C8" w:rsidRDefault="000630C8" w:rsidP="000630C8">
      <w:pPr>
        <w:spacing w:line="360" w:lineRule="auto"/>
        <w:ind w:left="720"/>
        <w:jc w:val="both"/>
      </w:pPr>
      <w:r>
        <w:t xml:space="preserve">If, </w:t>
      </w:r>
      <m:oMath>
        <m:sSub>
          <m:sSubPr>
            <m:ctrlPr>
              <w:rPr>
                <w:rFonts w:ascii="Cambria Math" w:eastAsia="Batang" w:hAnsi="Cambria Math"/>
                <w:i/>
                <w:sz w:val="20"/>
                <w:szCs w:val="20"/>
                <w:lang w:val="en-US"/>
              </w:rPr>
            </m:ctrlPr>
          </m:sSubPr>
          <m:e>
            <m:r>
              <w:rPr>
                <w:rFonts w:ascii="Cambria Math" w:hAnsi="Cambria Math"/>
              </w:rPr>
              <m:t>Z</m:t>
            </m:r>
          </m:e>
          <m:sub>
            <m:r>
              <w:rPr>
                <w:rFonts w:ascii="Cambria Math" w:hAnsi="Cambria Math"/>
              </w:rPr>
              <m:t>triplen</m:t>
            </m:r>
          </m:sub>
        </m:sSub>
      </m:oMath>
      <w:r>
        <w:t xml:space="preserve"> &gt; </w:t>
      </w:r>
      <w:r w:rsidRPr="00E54B90">
        <w:t>Z (limit?)</w:t>
      </w:r>
      <w:r>
        <w:t xml:space="preserve">  Ohms, then supervisory check is fail.</w:t>
      </w:r>
    </w:p>
    <w:p w14:paraId="5B9B2BA8" w14:textId="77777777" w:rsidR="000630C8" w:rsidRDefault="000630C8" w:rsidP="000630C8">
      <w:pPr>
        <w:spacing w:line="360" w:lineRule="auto"/>
        <w:jc w:val="both"/>
      </w:pPr>
      <w:r w:rsidRPr="003F7A8D">
        <w:rPr>
          <w:b/>
        </w:rPr>
        <w:lastRenderedPageBreak/>
        <w:t>Note</w:t>
      </w:r>
      <w:r>
        <w:t xml:space="preserve">: 1. If supervisory check limits are not available in standards or known readily, then they need to be computed from baseline data and stored as thresholds. </w:t>
      </w:r>
    </w:p>
    <w:p w14:paraId="6AE6C018" w14:textId="66BEB78A" w:rsidR="000630C8" w:rsidRDefault="000630C8" w:rsidP="000630C8">
      <w:pPr>
        <w:spacing w:line="360" w:lineRule="auto"/>
        <w:jc w:val="both"/>
        <w:rPr>
          <w:noProof/>
          <w:lang w:val="en-US"/>
        </w:rPr>
      </w:pPr>
      <w:r>
        <w:t xml:space="preserve">2. Negative sequence impedance has to be computed using operator ‘a’ as shown below.  Where, </w:t>
      </w:r>
      <w:r w:rsidR="001F0BE3" w:rsidRPr="00F6332E">
        <w:rPr>
          <w:noProof/>
          <w:lang w:val="en-US"/>
        </w:rPr>
        <w:drawing>
          <wp:inline distT="0" distB="0" distL="0" distR="0" wp14:anchorId="4B8B5EEC" wp14:editId="789E2A03">
            <wp:extent cx="2895600" cy="3048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5600" cy="304800"/>
                    </a:xfrm>
                    <a:prstGeom prst="rect">
                      <a:avLst/>
                    </a:prstGeom>
                    <a:noFill/>
                    <a:ln>
                      <a:noFill/>
                    </a:ln>
                  </pic:spPr>
                </pic:pic>
              </a:graphicData>
            </a:graphic>
          </wp:inline>
        </w:drawing>
      </w:r>
    </w:p>
    <w:p w14:paraId="3164406C" w14:textId="77777777" w:rsidR="000630C8" w:rsidRDefault="000630C8" w:rsidP="000630C8">
      <w:pPr>
        <w:spacing w:line="360" w:lineRule="auto"/>
        <w:jc w:val="both"/>
      </w:pPr>
      <w:r>
        <w:t>Further negative sequence voltage (Va2) and current (Ia2) are computed using ‘a’ operator from unbalanced voltage and current phasors as shown below,</w:t>
      </w:r>
    </w:p>
    <w:p w14:paraId="6E0831B1" w14:textId="47678019" w:rsidR="000630C8" w:rsidRDefault="001F0BE3" w:rsidP="000630C8">
      <w:pPr>
        <w:spacing w:line="360" w:lineRule="auto"/>
        <w:jc w:val="both"/>
        <w:rPr>
          <w:noProof/>
          <w:lang w:val="en-US"/>
        </w:rPr>
      </w:pPr>
      <w:r w:rsidRPr="00F6332E">
        <w:rPr>
          <w:noProof/>
          <w:lang w:val="en-US"/>
        </w:rPr>
        <w:drawing>
          <wp:inline distT="0" distB="0" distL="0" distR="0" wp14:anchorId="3CC552EF" wp14:editId="7283DAA2">
            <wp:extent cx="3429000" cy="7715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000" cy="771525"/>
                    </a:xfrm>
                    <a:prstGeom prst="rect">
                      <a:avLst/>
                    </a:prstGeom>
                    <a:noFill/>
                    <a:ln>
                      <a:noFill/>
                    </a:ln>
                  </pic:spPr>
                </pic:pic>
              </a:graphicData>
            </a:graphic>
          </wp:inline>
        </w:drawing>
      </w:r>
    </w:p>
    <w:p w14:paraId="4B6757EC" w14:textId="1A3E07AF" w:rsidR="000630C8" w:rsidRDefault="001F0BE3" w:rsidP="000630C8">
      <w:pPr>
        <w:spacing w:line="360" w:lineRule="auto"/>
        <w:jc w:val="both"/>
      </w:pPr>
      <w:r w:rsidRPr="00F6332E">
        <w:rPr>
          <w:noProof/>
          <w:lang w:val="en-US"/>
        </w:rPr>
        <w:drawing>
          <wp:inline distT="0" distB="0" distL="0" distR="0" wp14:anchorId="790B746F" wp14:editId="537A69EA">
            <wp:extent cx="3533775" cy="85725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3775" cy="857250"/>
                    </a:xfrm>
                    <a:prstGeom prst="rect">
                      <a:avLst/>
                    </a:prstGeom>
                    <a:noFill/>
                    <a:ln>
                      <a:noFill/>
                    </a:ln>
                  </pic:spPr>
                </pic:pic>
              </a:graphicData>
            </a:graphic>
          </wp:inline>
        </w:drawing>
      </w:r>
      <w:r w:rsidR="000630C8">
        <w:t xml:space="preserve"> </w:t>
      </w:r>
    </w:p>
    <w:p w14:paraId="56A4E60E" w14:textId="77777777" w:rsidR="000630C8" w:rsidRDefault="000630C8" w:rsidP="000630C8">
      <w:pPr>
        <w:spacing w:line="360" w:lineRule="auto"/>
        <w:jc w:val="both"/>
      </w:pPr>
      <w:r>
        <w:t xml:space="preserve">Finally, negative sequence impedance can be computed as, Z2 = Va2/Ia2. </w:t>
      </w:r>
    </w:p>
    <w:p w14:paraId="0F1A8174" w14:textId="77777777" w:rsidR="000630C8" w:rsidRPr="00CD7BE8" w:rsidRDefault="000630C8" w:rsidP="000630C8">
      <w:pPr>
        <w:numPr>
          <w:ilvl w:val="0"/>
          <w:numId w:val="7"/>
        </w:numPr>
        <w:spacing w:line="360" w:lineRule="auto"/>
        <w:jc w:val="both"/>
        <w:rPr>
          <w:highlight w:val="yellow"/>
        </w:rPr>
      </w:pPr>
      <w:r w:rsidRPr="00E54B90">
        <w:rPr>
          <w:b/>
          <w:highlight w:val="yellow"/>
          <w:u w:val="single"/>
        </w:rPr>
        <w:t>Data for Software representation</w:t>
      </w:r>
      <w:r>
        <w:rPr>
          <w:b/>
          <w:highlight w:val="yellow"/>
          <w:u w:val="single"/>
        </w:rPr>
        <w:t xml:space="preserve"> and data logs in FW</w:t>
      </w:r>
      <w:r w:rsidRPr="00E54B90">
        <w:rPr>
          <w:b/>
          <w:highlight w:val="yellow"/>
          <w:u w:val="single"/>
        </w:rPr>
        <w:t xml:space="preserve">: </w:t>
      </w:r>
    </w:p>
    <w:p w14:paraId="06E4F4DE" w14:textId="77777777" w:rsidR="00CD7BE8" w:rsidRPr="00627904" w:rsidRDefault="00CD7BE8" w:rsidP="00CD7BE8">
      <w:pPr>
        <w:numPr>
          <w:ilvl w:val="0"/>
          <w:numId w:val="48"/>
        </w:numPr>
        <w:spacing w:line="360" w:lineRule="auto"/>
        <w:jc w:val="both"/>
        <w:rPr>
          <w:bCs/>
          <w:color w:val="4472C4"/>
        </w:rPr>
      </w:pPr>
      <w:r w:rsidRPr="00627904">
        <w:rPr>
          <w:bCs/>
          <w:color w:val="4472C4"/>
        </w:rPr>
        <w:t xml:space="preserve">ESA will be renamed or branded as “MCM ESA – Motor Condition Monitoring ESA” in the main path of Enervista software/Local HMI.  </w:t>
      </w:r>
    </w:p>
    <w:p w14:paraId="1892A531" w14:textId="77777777" w:rsidR="000630C8" w:rsidRPr="00C92EAF" w:rsidRDefault="000630C8" w:rsidP="000630C8">
      <w:pPr>
        <w:numPr>
          <w:ilvl w:val="0"/>
          <w:numId w:val="10"/>
        </w:numPr>
        <w:spacing w:line="360" w:lineRule="auto"/>
        <w:jc w:val="both"/>
        <w:rPr>
          <w:b/>
        </w:rPr>
      </w:pPr>
      <w:r w:rsidRPr="00C92EAF">
        <w:rPr>
          <w:b/>
        </w:rPr>
        <w:t>Data table representation:</w:t>
      </w:r>
    </w:p>
    <w:p w14:paraId="4CD819A6" w14:textId="77777777" w:rsidR="000630C8" w:rsidRPr="00A50CE3" w:rsidRDefault="000630C8" w:rsidP="000630C8">
      <w:pPr>
        <w:spacing w:line="360" w:lineRule="auto"/>
        <w:ind w:left="720"/>
        <w:jc w:val="both"/>
      </w:pPr>
      <w:r>
        <w:t xml:space="preserve">Software shall represent bearing, eccentricity and stator fault latest computations as table shown in section 1 under </w:t>
      </w:r>
      <w:r w:rsidRPr="00C02C86">
        <w:rPr>
          <w:color w:val="000000"/>
          <w:szCs w:val="22"/>
          <w:lang w:val="en-US"/>
        </w:rPr>
        <w:t>Path:</w:t>
      </w:r>
      <w:r>
        <w:rPr>
          <w:color w:val="000000"/>
          <w:szCs w:val="22"/>
          <w:lang w:val="en-US"/>
        </w:rPr>
        <w:t xml:space="preserve"> Metering\Motor</w:t>
      </w:r>
      <w:r w:rsidRPr="00C02C86">
        <w:rPr>
          <w:color w:val="000000"/>
          <w:szCs w:val="22"/>
          <w:lang w:val="en-US"/>
        </w:rPr>
        <w:t>\</w:t>
      </w:r>
      <w:r>
        <w:rPr>
          <w:color w:val="000000"/>
          <w:szCs w:val="22"/>
          <w:lang w:val="en-US"/>
        </w:rPr>
        <w:t xml:space="preserve">Bearing, Eccentricity and Stator Fault baseline and monitoring computations. Software shall also show last bin result as table until the next load bin transition occurs where the process repeats again. </w:t>
      </w:r>
    </w:p>
    <w:p w14:paraId="195CCEC6" w14:textId="77777777" w:rsidR="000630C8" w:rsidRPr="00C92EAF" w:rsidRDefault="000630C8" w:rsidP="000630C8">
      <w:pPr>
        <w:numPr>
          <w:ilvl w:val="0"/>
          <w:numId w:val="10"/>
        </w:numPr>
        <w:spacing w:line="360" w:lineRule="auto"/>
        <w:jc w:val="both"/>
        <w:rPr>
          <w:b/>
        </w:rPr>
      </w:pPr>
      <w:r w:rsidRPr="00C92EAF">
        <w:rPr>
          <w:b/>
        </w:rPr>
        <w:t>FFT Waveform Visualization:</w:t>
      </w:r>
    </w:p>
    <w:p w14:paraId="187530C3" w14:textId="77777777" w:rsidR="000630C8" w:rsidRPr="00BE1A75" w:rsidRDefault="000630C8" w:rsidP="000630C8">
      <w:pPr>
        <w:spacing w:line="360" w:lineRule="auto"/>
        <w:ind w:left="720"/>
        <w:jc w:val="both"/>
      </w:pPr>
      <w:r>
        <w:rPr>
          <w:color w:val="000000"/>
          <w:szCs w:val="22"/>
          <w:lang w:val="en-US"/>
        </w:rPr>
        <w:t xml:space="preserve">Software shall represent </w:t>
      </w:r>
      <w:r w:rsidRPr="007556E1">
        <w:t>FFT</w:t>
      </w:r>
      <w:r>
        <w:t xml:space="preserve"> computations in dB of current samples for latest computation as shown below (example) under Path: Records\ESA Records.</w:t>
      </w:r>
      <w:r>
        <w:rPr>
          <w:color w:val="000000"/>
          <w:szCs w:val="22"/>
          <w:lang w:val="en-US"/>
        </w:rPr>
        <w:t xml:space="preserve"> </w:t>
      </w:r>
    </w:p>
    <w:p w14:paraId="62DC7078" w14:textId="77777777" w:rsidR="000630C8" w:rsidRDefault="000630C8" w:rsidP="000630C8">
      <w:pPr>
        <w:numPr>
          <w:ilvl w:val="0"/>
          <w:numId w:val="24"/>
        </w:numPr>
        <w:spacing w:line="360" w:lineRule="auto"/>
        <w:jc w:val="both"/>
      </w:pPr>
      <w:r>
        <w:rPr>
          <w:color w:val="000000"/>
          <w:szCs w:val="22"/>
          <w:lang w:val="en-US"/>
        </w:rPr>
        <w:lastRenderedPageBreak/>
        <w:t xml:space="preserve">FFT waveform shall represent the FFT waveform for each fault (bearing, Mechanical and stator) in the manner shown below.  </w:t>
      </w:r>
    </w:p>
    <w:p w14:paraId="3DD39E4F" w14:textId="748929A4" w:rsidR="000630C8" w:rsidRDefault="001F0BE3" w:rsidP="000630C8">
      <w:pPr>
        <w:spacing w:line="360" w:lineRule="auto"/>
        <w:jc w:val="both"/>
      </w:pPr>
      <w:r>
        <w:rPr>
          <w:noProof/>
        </w:rPr>
        <w:drawing>
          <wp:inline distT="0" distB="0" distL="0" distR="0" wp14:anchorId="477ECFD1" wp14:editId="20A8531C">
            <wp:extent cx="5972175" cy="3604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972175" cy="3604895"/>
                    </a:xfrm>
                    <a:prstGeom prst="rect">
                      <a:avLst/>
                    </a:prstGeom>
                    <a:noFill/>
                    <a:ln>
                      <a:noFill/>
                    </a:ln>
                  </pic:spPr>
                </pic:pic>
              </a:graphicData>
            </a:graphic>
          </wp:inline>
        </w:drawing>
      </w:r>
    </w:p>
    <w:p w14:paraId="7A6D1A0E" w14:textId="77777777" w:rsidR="000630C8" w:rsidRDefault="000630C8" w:rsidP="000630C8">
      <w:pPr>
        <w:spacing w:line="360" w:lineRule="auto"/>
        <w:ind w:left="1440" w:firstLine="720"/>
        <w:jc w:val="both"/>
      </w:pPr>
      <w:r>
        <w:rPr>
          <w:noProof/>
          <w:lang w:val="en-US"/>
        </w:rPr>
        <w:t xml:space="preserve">                  Figure 5: Current FFT waveforms</w:t>
      </w:r>
    </w:p>
    <w:p w14:paraId="468D97BA" w14:textId="77777777" w:rsidR="000630C8" w:rsidRDefault="000630C8" w:rsidP="000630C8">
      <w:pPr>
        <w:numPr>
          <w:ilvl w:val="0"/>
          <w:numId w:val="24"/>
        </w:numPr>
        <w:spacing w:line="360" w:lineRule="auto"/>
        <w:jc w:val="both"/>
      </w:pPr>
      <w:r>
        <w:t xml:space="preserve">FFT waveform shall indicate the fault frequencies and corresponding dB magnitudes as red lines on the plot. </w:t>
      </w:r>
    </w:p>
    <w:p w14:paraId="41029229" w14:textId="77777777" w:rsidR="000630C8" w:rsidRDefault="000630C8" w:rsidP="000630C8">
      <w:pPr>
        <w:numPr>
          <w:ilvl w:val="0"/>
          <w:numId w:val="24"/>
        </w:numPr>
        <w:spacing w:line="360" w:lineRule="auto"/>
        <w:jc w:val="both"/>
      </w:pPr>
      <w:r>
        <w:t xml:space="preserve">In case of combined FFT waveform display for each fault, all the data must be clearly differentiated for each fault through color codes. It should be self explanatory as which data corresponds to which fault. </w:t>
      </w:r>
    </w:p>
    <w:p w14:paraId="1AAE15B3" w14:textId="77777777" w:rsidR="000630C8" w:rsidRDefault="000630C8" w:rsidP="000630C8">
      <w:pPr>
        <w:numPr>
          <w:ilvl w:val="0"/>
          <w:numId w:val="24"/>
        </w:numPr>
        <w:spacing w:line="360" w:lineRule="auto"/>
        <w:jc w:val="both"/>
      </w:pPr>
      <w:r>
        <w:t xml:space="preserve">Max change in dB for each computation (specific to load bin) shall be displayed along with the waveform with PKP levels configured in settings. </w:t>
      </w:r>
    </w:p>
    <w:p w14:paraId="23832F99" w14:textId="77777777" w:rsidR="000630C8" w:rsidRDefault="000630C8" w:rsidP="000630C8">
      <w:pPr>
        <w:numPr>
          <w:ilvl w:val="0"/>
          <w:numId w:val="24"/>
        </w:numPr>
        <w:spacing w:line="360" w:lineRule="auto"/>
        <w:jc w:val="both"/>
      </w:pPr>
      <w:r>
        <w:t xml:space="preserve">User shall be able to save and retrieve the FFT waveforms in a local folder for future references. </w:t>
      </w:r>
    </w:p>
    <w:p w14:paraId="7AC5C391" w14:textId="77777777" w:rsidR="000630C8" w:rsidRDefault="000630C8" w:rsidP="000630C8">
      <w:pPr>
        <w:numPr>
          <w:ilvl w:val="0"/>
          <w:numId w:val="24"/>
        </w:numPr>
        <w:spacing w:line="360" w:lineRule="auto"/>
        <w:jc w:val="both"/>
      </w:pPr>
      <w:r>
        <w:lastRenderedPageBreak/>
        <w:t xml:space="preserve">In case if any fault monitoring is disabled, then FFT waveform shall be captured and displayed for faults that are enabled. </w:t>
      </w:r>
    </w:p>
    <w:p w14:paraId="0FEC7A5B" w14:textId="77777777" w:rsidR="000630C8" w:rsidRDefault="000630C8" w:rsidP="000630C8">
      <w:pPr>
        <w:numPr>
          <w:ilvl w:val="0"/>
          <w:numId w:val="24"/>
        </w:numPr>
        <w:spacing w:line="360" w:lineRule="auto"/>
        <w:jc w:val="both"/>
      </w:pPr>
      <w:r>
        <w:t xml:space="preserve">In case if the FFT waveform is taking too long (&gt; 1 minute) to retrieve from relay or if the file does not exist, then “File could not be retrieved” message shall be displayed to the user. </w:t>
      </w:r>
    </w:p>
    <w:p w14:paraId="7E1E9F17" w14:textId="77777777" w:rsidR="000630C8" w:rsidRDefault="000630C8" w:rsidP="000630C8">
      <w:pPr>
        <w:numPr>
          <w:ilvl w:val="0"/>
          <w:numId w:val="24"/>
        </w:numPr>
        <w:spacing w:line="360" w:lineRule="auto"/>
        <w:jc w:val="both"/>
      </w:pPr>
      <w:r>
        <w:t xml:space="preserve">For every PKP condition related to ESA event and/or critical motor events (configurable in future), FFT waveform shall be taken as backup along with timestamp and stored in the relay (For pilot scope in v180 – this can be captured for only ESA events). These waveforms can be retrieved from software for later analysis like transient records. 869 shall support up to last 5 ESA records in FIFO mode.  </w:t>
      </w:r>
    </w:p>
    <w:p w14:paraId="77CA31BC" w14:textId="77777777" w:rsidR="000630C8" w:rsidRDefault="000630C8" w:rsidP="000630C8">
      <w:pPr>
        <w:numPr>
          <w:ilvl w:val="0"/>
          <w:numId w:val="24"/>
        </w:numPr>
        <w:spacing w:line="360" w:lineRule="auto"/>
        <w:jc w:val="both"/>
      </w:pPr>
      <w:r>
        <w:t xml:space="preserve">In case of no voltage order code option, only motor current FFT shall be plotted. In future if voltage FFT is added then both the plots must be displayed with current FFT on top and voltage FFT waveform in the bottom section against same frequency points and its dB values.  </w:t>
      </w:r>
    </w:p>
    <w:p w14:paraId="22E2E738" w14:textId="77777777" w:rsidR="000630C8" w:rsidRDefault="000630C8" w:rsidP="000630C8">
      <w:pPr>
        <w:spacing w:line="360" w:lineRule="auto"/>
        <w:jc w:val="both"/>
      </w:pPr>
      <w:r>
        <w:t xml:space="preserve">COMTRADE can be used as the resource for plotting the FFT waveform in Enervista software.   </w:t>
      </w:r>
    </w:p>
    <w:p w14:paraId="75CD14CD" w14:textId="77777777" w:rsidR="000630C8" w:rsidRPr="004E47A6" w:rsidRDefault="000630C8" w:rsidP="000630C8">
      <w:pPr>
        <w:numPr>
          <w:ilvl w:val="0"/>
          <w:numId w:val="10"/>
        </w:numPr>
        <w:spacing w:line="360" w:lineRule="auto"/>
        <w:jc w:val="both"/>
        <w:rPr>
          <w:b/>
        </w:rPr>
      </w:pPr>
      <w:r w:rsidRPr="004E47A6">
        <w:rPr>
          <w:b/>
        </w:rPr>
        <w:t>Bala’s Circle:</w:t>
      </w:r>
    </w:p>
    <w:p w14:paraId="57A3E4EC" w14:textId="77777777" w:rsidR="000630C8" w:rsidRDefault="000630C8" w:rsidP="000630C8">
      <w:pPr>
        <w:spacing w:line="360" w:lineRule="auto"/>
        <w:jc w:val="both"/>
      </w:pPr>
      <w:r>
        <w:t>Software shall represent ESA computed data w.r.t each load bin in the form of circular fractal representation as shown below,</w:t>
      </w:r>
    </w:p>
    <w:p w14:paraId="459213AA" w14:textId="77777777" w:rsidR="0051505B" w:rsidRPr="00AC6E9D" w:rsidRDefault="0051505B" w:rsidP="000630C8">
      <w:pPr>
        <w:spacing w:line="360" w:lineRule="auto"/>
        <w:jc w:val="both"/>
        <w:rPr>
          <w:color w:val="4472C4"/>
        </w:rPr>
      </w:pPr>
      <w:r w:rsidRPr="00AC6E9D">
        <w:rPr>
          <w:color w:val="4472C4"/>
        </w:rPr>
        <w:t>For v2.70, Circle should consider the data corresponding to only k=1</w:t>
      </w:r>
      <w:r w:rsidR="00A54434">
        <w:rPr>
          <w:color w:val="4472C4"/>
        </w:rPr>
        <w:t>,2,3</w:t>
      </w:r>
      <w:r w:rsidRPr="00AC6E9D">
        <w:rPr>
          <w:color w:val="4472C4"/>
        </w:rPr>
        <w:t xml:space="preserve"> </w:t>
      </w:r>
      <w:r w:rsidR="00DB7D3B" w:rsidRPr="00AC6E9D">
        <w:rPr>
          <w:color w:val="4472C4"/>
        </w:rPr>
        <w:t xml:space="preserve">for plotting the radius of baseline in circle where </w:t>
      </w:r>
      <w:r w:rsidR="00120B3A" w:rsidRPr="00AC6E9D">
        <w:rPr>
          <w:color w:val="4472C4"/>
        </w:rPr>
        <w:t xml:space="preserve">corresponding </w:t>
      </w:r>
      <w:r w:rsidR="00DB7D3B" w:rsidRPr="00AC6E9D">
        <w:rPr>
          <w:color w:val="4472C4"/>
        </w:rPr>
        <w:t>change in dB is maximum. FW should give data input accordingly to SW for plotting circle.</w:t>
      </w:r>
      <w:r w:rsidR="00F55637">
        <w:rPr>
          <w:color w:val="4472C4"/>
        </w:rPr>
        <w:t xml:space="preserve"> </w:t>
      </w:r>
      <w:r w:rsidR="00F55637" w:rsidRPr="00F55637">
        <w:rPr>
          <w:color w:val="4472C4"/>
          <w:highlight w:val="yellow"/>
        </w:rPr>
        <w:t>Circle should plot last 10 samples of data per load bin</w:t>
      </w:r>
      <w:r w:rsidR="00442791">
        <w:rPr>
          <w:color w:val="4472C4"/>
          <w:highlight w:val="yellow"/>
        </w:rPr>
        <w:t xml:space="preserve"> as shown below</w:t>
      </w:r>
      <w:r w:rsidR="00F55637" w:rsidRPr="00F55637">
        <w:rPr>
          <w:color w:val="4472C4"/>
          <w:highlight w:val="yellow"/>
        </w:rPr>
        <w:t>.</w:t>
      </w:r>
      <w:r w:rsidR="00F55637">
        <w:rPr>
          <w:color w:val="4472C4"/>
        </w:rPr>
        <w:t xml:space="preserve"> </w:t>
      </w:r>
    </w:p>
    <w:p w14:paraId="10094A1C" w14:textId="77777777" w:rsidR="000630C8" w:rsidRDefault="000630C8" w:rsidP="000630C8">
      <w:pPr>
        <w:spacing w:line="360" w:lineRule="auto"/>
        <w:ind w:left="720"/>
        <w:jc w:val="both"/>
      </w:pPr>
    </w:p>
    <w:p w14:paraId="4F6CD67C" w14:textId="77777777" w:rsidR="000630C8" w:rsidRDefault="000630C8" w:rsidP="000630C8">
      <w:pPr>
        <w:spacing w:line="360" w:lineRule="auto"/>
        <w:ind w:left="720"/>
        <w:jc w:val="both"/>
      </w:pPr>
    </w:p>
    <w:p w14:paraId="1D6D235F" w14:textId="6ACD41E8" w:rsidR="000630C8" w:rsidRDefault="001F0BE3" w:rsidP="000630C8">
      <w:pPr>
        <w:spacing w:line="360" w:lineRule="auto"/>
        <w:ind w:left="720"/>
        <w:jc w:val="both"/>
        <w:rPr>
          <w:noProof/>
          <w:lang w:val="en-US"/>
        </w:rPr>
      </w:pPr>
      <w:r w:rsidRPr="00902776">
        <w:rPr>
          <w:noProof/>
          <w:lang w:val="en-US"/>
        </w:rPr>
        <w:lastRenderedPageBreak/>
        <w:drawing>
          <wp:inline distT="0" distB="0" distL="0" distR="0" wp14:anchorId="66F76AC0" wp14:editId="7B86508E">
            <wp:extent cx="5215890" cy="3619500"/>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5890" cy="3619500"/>
                    </a:xfrm>
                    <a:prstGeom prst="rect">
                      <a:avLst/>
                    </a:prstGeom>
                    <a:noFill/>
                    <a:ln>
                      <a:noFill/>
                    </a:ln>
                  </pic:spPr>
                </pic:pic>
              </a:graphicData>
            </a:graphic>
          </wp:inline>
        </w:drawing>
      </w:r>
    </w:p>
    <w:p w14:paraId="7EF2C28F" w14:textId="77777777" w:rsidR="000630C8" w:rsidRDefault="000630C8" w:rsidP="000630C8">
      <w:pPr>
        <w:numPr>
          <w:ilvl w:val="0"/>
          <w:numId w:val="21"/>
        </w:numPr>
        <w:spacing w:line="360" w:lineRule="auto"/>
        <w:jc w:val="both"/>
      </w:pPr>
      <w:r>
        <w:t xml:space="preserve">Circle is drawn with 3 dB’s taken into consideration – baseline dB corresponding to ‘k’ value with maximum change in dB, PKP setting dB and ‘PKP+7’ dB as the diameters of circles corresponding to baseline, caution and alarm zones. </w:t>
      </w:r>
    </w:p>
    <w:p w14:paraId="421ED9FE" w14:textId="77777777" w:rsidR="000630C8" w:rsidRDefault="000630C8" w:rsidP="000630C8">
      <w:pPr>
        <w:numPr>
          <w:ilvl w:val="0"/>
          <w:numId w:val="21"/>
        </w:numPr>
        <w:spacing w:line="360" w:lineRule="auto"/>
        <w:jc w:val="both"/>
      </w:pPr>
      <w:r>
        <w:t xml:space="preserve">Entire circle is divided into 12 equal sections covering 30 degrees of circumference corresponding to each load bin. Load bin 1 is started at 0 degree and ended with load bin 12 at 360 degree point in anti-clockwise direction.  </w:t>
      </w:r>
    </w:p>
    <w:p w14:paraId="349DAA6F" w14:textId="77777777" w:rsidR="000630C8" w:rsidRDefault="000630C8" w:rsidP="000630C8">
      <w:pPr>
        <w:numPr>
          <w:ilvl w:val="0"/>
          <w:numId w:val="21"/>
        </w:numPr>
        <w:spacing w:line="360" w:lineRule="auto"/>
        <w:jc w:val="both"/>
      </w:pPr>
      <w:r>
        <w:t xml:space="preserve">Latest or last computed dB is represented as ‘dot’ in case of single data and as a trend w.r.t time in case of multiple dB data. dB data represented will correspond to maximum change in dB at specific ‘k’ value of formula (k = 1,2,3). </w:t>
      </w:r>
    </w:p>
    <w:p w14:paraId="1FA030E7" w14:textId="77777777" w:rsidR="000630C8" w:rsidRDefault="000630C8" w:rsidP="000630C8">
      <w:pPr>
        <w:numPr>
          <w:ilvl w:val="0"/>
          <w:numId w:val="21"/>
        </w:numPr>
        <w:spacing w:line="360" w:lineRule="auto"/>
        <w:jc w:val="both"/>
      </w:pPr>
      <w:r>
        <w:t xml:space="preserve">At any point of time, 2 load bins data is represented. One is current load bin (active color – little dark segment) in which motor is operating and second is last load bin in which motor operated. </w:t>
      </w:r>
    </w:p>
    <w:p w14:paraId="5F80D9D2" w14:textId="77777777" w:rsidR="000630C8" w:rsidRDefault="000630C8" w:rsidP="000630C8">
      <w:pPr>
        <w:numPr>
          <w:ilvl w:val="0"/>
          <w:numId w:val="21"/>
        </w:numPr>
        <w:spacing w:line="360" w:lineRule="auto"/>
        <w:jc w:val="both"/>
      </w:pPr>
      <w:r>
        <w:lastRenderedPageBreak/>
        <w:t>In case of multiple load bins data representation, baseline dB whichever is lower among the considered load bins is taken as baseline circle dB. (A note can be mentioned to user on the screen)</w:t>
      </w:r>
    </w:p>
    <w:p w14:paraId="6D312733" w14:textId="77777777" w:rsidR="000630C8" w:rsidRDefault="000630C8" w:rsidP="000630C8">
      <w:pPr>
        <w:numPr>
          <w:ilvl w:val="0"/>
          <w:numId w:val="21"/>
        </w:numPr>
        <w:spacing w:line="360" w:lineRule="auto"/>
        <w:jc w:val="both"/>
      </w:pPr>
      <w:r>
        <w:t xml:space="preserve"> A user can select any load bin by mouse click or touch (App) in that section and data corresponding to that load bin will be displayed. In case of data unavailable “no data” message will be displayed. </w:t>
      </w:r>
    </w:p>
    <w:p w14:paraId="11B9CE89" w14:textId="77777777" w:rsidR="000630C8" w:rsidRDefault="000630C8" w:rsidP="000630C8">
      <w:pPr>
        <w:numPr>
          <w:ilvl w:val="0"/>
          <w:numId w:val="21"/>
        </w:numPr>
        <w:spacing w:line="360" w:lineRule="auto"/>
        <w:jc w:val="both"/>
      </w:pPr>
      <w:r>
        <w:t xml:space="preserve">“Plot all load bins” option shall be given to user in which all load bins data will be plotted at a time.     </w:t>
      </w:r>
    </w:p>
    <w:p w14:paraId="20350CC0" w14:textId="77777777" w:rsidR="000630C8" w:rsidRDefault="000630C8" w:rsidP="000630C8">
      <w:pPr>
        <w:numPr>
          <w:ilvl w:val="0"/>
          <w:numId w:val="21"/>
        </w:numPr>
        <w:spacing w:line="360" w:lineRule="auto"/>
        <w:jc w:val="both"/>
      </w:pPr>
      <w:r>
        <w:t xml:space="preserve">In case of multiple data available for each load bin (historical data), data is trended w.r.t 30-degree angle view corresponding to that load bin.    </w:t>
      </w:r>
    </w:p>
    <w:p w14:paraId="2E36F752" w14:textId="77777777" w:rsidR="001322FB" w:rsidRPr="001322FB" w:rsidRDefault="001322FB" w:rsidP="000630C8">
      <w:pPr>
        <w:numPr>
          <w:ilvl w:val="0"/>
          <w:numId w:val="10"/>
        </w:numPr>
        <w:spacing w:line="360" w:lineRule="auto"/>
        <w:jc w:val="both"/>
        <w:rPr>
          <w:b/>
        </w:rPr>
      </w:pPr>
      <w:r>
        <w:rPr>
          <w:color w:val="C00000"/>
        </w:rPr>
        <w:t xml:space="preserve">As ESA circle data is plotted with baseline data corresponding to fault frequency where maximum change in dB observed rather than taking normalized peak baseline data shown in metering AV’s it may cause confusion to user. To avoid this, a note mentioning “The latest point in ESA circle corresponds to baseline data of ‘X’ dB observed at specific YYYY fault frequency where change in dB from baseline is </w:t>
      </w:r>
      <w:r w:rsidR="003C5FB0">
        <w:rPr>
          <w:color w:val="C00000"/>
        </w:rPr>
        <w:t xml:space="preserve">observed to be </w:t>
      </w:r>
      <w:r>
        <w:rPr>
          <w:color w:val="C00000"/>
        </w:rPr>
        <w:t>maximum” where X = dB value, YYYY = Bearing, Mechanical or Stator based on fault type, has to be added below the circle.</w:t>
      </w:r>
    </w:p>
    <w:p w14:paraId="0DBAC8E7" w14:textId="77777777" w:rsidR="000630C8" w:rsidRDefault="000630C8" w:rsidP="000630C8">
      <w:pPr>
        <w:numPr>
          <w:ilvl w:val="0"/>
          <w:numId w:val="10"/>
        </w:numPr>
        <w:spacing w:line="360" w:lineRule="auto"/>
        <w:jc w:val="both"/>
        <w:rPr>
          <w:b/>
        </w:rPr>
      </w:pPr>
      <w:r>
        <w:rPr>
          <w:b/>
        </w:rPr>
        <w:t>Historical Data Suppor</w:t>
      </w:r>
      <w:r w:rsidRPr="00995864">
        <w:rPr>
          <w:b/>
        </w:rPr>
        <w:t>t</w:t>
      </w:r>
      <w:r>
        <w:rPr>
          <w:b/>
        </w:rPr>
        <w:t xml:space="preserve"> </w:t>
      </w:r>
    </w:p>
    <w:p w14:paraId="51B9FDAA" w14:textId="77777777" w:rsidR="000630C8" w:rsidRDefault="000630C8" w:rsidP="000630C8">
      <w:pPr>
        <w:numPr>
          <w:ilvl w:val="0"/>
          <w:numId w:val="25"/>
        </w:numPr>
        <w:spacing w:line="360" w:lineRule="auto"/>
        <w:jc w:val="both"/>
      </w:pPr>
      <w:r w:rsidRPr="00280948">
        <w:t xml:space="preserve">Firmware </w:t>
      </w:r>
      <w:r>
        <w:t>should support historical data for ESA in a file which can retrieved by SW as a csv file or for trending purposes based on v180 timelines.</w:t>
      </w:r>
    </w:p>
    <w:p w14:paraId="674541FD" w14:textId="77777777" w:rsidR="000630C8" w:rsidRDefault="000630C8" w:rsidP="000630C8">
      <w:pPr>
        <w:numPr>
          <w:ilvl w:val="0"/>
          <w:numId w:val="25"/>
        </w:numPr>
        <w:spacing w:line="360" w:lineRule="auto"/>
        <w:jc w:val="both"/>
      </w:pPr>
      <w:r>
        <w:t xml:space="preserve">The following data shall be logged in a file at every 30-minute interval for last 100 days (100*48 = 4800 records) or every 15-minute interval for last 50 days (50*96 = 4800 records) along with date/timestamp.  </w:t>
      </w:r>
    </w:p>
    <w:p w14:paraId="670181F1" w14:textId="77777777" w:rsidR="000630C8" w:rsidRPr="005F22A1" w:rsidRDefault="000630C8" w:rsidP="000630C8">
      <w:pPr>
        <w:spacing w:line="360" w:lineRule="auto"/>
        <w:ind w:left="720"/>
        <w:jc w:val="both"/>
        <w:rPr>
          <w:b/>
        </w:rPr>
      </w:pPr>
      <w:r>
        <w:rPr>
          <w:b/>
        </w:rPr>
        <w:t xml:space="preserve">Bearing </w:t>
      </w:r>
      <w:r w:rsidRPr="005F22A1">
        <w:rPr>
          <w:b/>
        </w:rPr>
        <w:t>faults:</w:t>
      </w:r>
    </w:p>
    <w:p w14:paraId="3FE2DE21" w14:textId="77777777" w:rsidR="000630C8" w:rsidRDefault="000630C8" w:rsidP="000630C8">
      <w:pPr>
        <w:numPr>
          <w:ilvl w:val="0"/>
          <w:numId w:val="26"/>
        </w:numPr>
        <w:spacing w:line="360" w:lineRule="auto"/>
        <w:jc w:val="both"/>
      </w:pPr>
      <w:r>
        <w:t xml:space="preserve">Norm </w:t>
      </w:r>
      <w:r w:rsidR="00C36968">
        <w:t>P</w:t>
      </w:r>
      <w:r>
        <w:t xml:space="preserve">eak </w:t>
      </w:r>
      <w:r w:rsidR="00C36968">
        <w:t>M</w:t>
      </w:r>
      <w:r>
        <w:t>agnitude @ k=1</w:t>
      </w:r>
      <w:r w:rsidR="00C36968">
        <w:t>(Bearing Mon)</w:t>
      </w:r>
      <w:r w:rsidR="00F718A3">
        <w:t xml:space="preserve"> – </w:t>
      </w:r>
      <w:r w:rsidR="00F06053">
        <w:t>B</w:t>
      </w:r>
      <w:r w:rsidR="00745DBB">
        <w:t>P</w:t>
      </w:r>
      <w:r w:rsidR="00F718A3">
        <w:t>M @ k=1</w:t>
      </w:r>
      <w:r w:rsidR="00F06053">
        <w:t>(dB)</w:t>
      </w:r>
    </w:p>
    <w:p w14:paraId="7D70812F" w14:textId="77777777" w:rsidR="00C36968" w:rsidRDefault="00C36968" w:rsidP="00C36968">
      <w:pPr>
        <w:numPr>
          <w:ilvl w:val="0"/>
          <w:numId w:val="26"/>
        </w:numPr>
        <w:spacing w:line="360" w:lineRule="auto"/>
        <w:jc w:val="both"/>
      </w:pPr>
      <w:r>
        <w:t>Norm Peak Magnitude @ k=2(Bearing Mon)</w:t>
      </w:r>
      <w:r w:rsidR="00F718A3">
        <w:t xml:space="preserve"> - </w:t>
      </w:r>
      <w:r w:rsidR="00F06053">
        <w:t>B</w:t>
      </w:r>
      <w:r w:rsidR="00745DBB">
        <w:t>P</w:t>
      </w:r>
      <w:r w:rsidR="00F718A3">
        <w:t>M @ k=2</w:t>
      </w:r>
      <w:r w:rsidR="00F06053">
        <w:t>(dB)</w:t>
      </w:r>
    </w:p>
    <w:p w14:paraId="6018E92D" w14:textId="77777777" w:rsidR="00C36968" w:rsidRDefault="00C36968" w:rsidP="00C36968">
      <w:pPr>
        <w:numPr>
          <w:ilvl w:val="0"/>
          <w:numId w:val="26"/>
        </w:numPr>
        <w:spacing w:line="360" w:lineRule="auto"/>
        <w:jc w:val="both"/>
      </w:pPr>
      <w:r>
        <w:t>Norm Peak Magnitude @ k=3(Bearing Mon)</w:t>
      </w:r>
      <w:r w:rsidR="00F718A3">
        <w:t xml:space="preserve"> - </w:t>
      </w:r>
      <w:r w:rsidR="00F06053">
        <w:t>B</w:t>
      </w:r>
      <w:r w:rsidR="00745DBB">
        <w:t>P</w:t>
      </w:r>
      <w:r w:rsidR="00F718A3">
        <w:t>M @ k=3</w:t>
      </w:r>
      <w:r w:rsidR="00F06053">
        <w:t>(dB)</w:t>
      </w:r>
    </w:p>
    <w:p w14:paraId="36B63BFD" w14:textId="77777777" w:rsidR="000630C8" w:rsidRDefault="000630C8" w:rsidP="000630C8">
      <w:pPr>
        <w:numPr>
          <w:ilvl w:val="0"/>
          <w:numId w:val="26"/>
        </w:numPr>
        <w:spacing w:line="360" w:lineRule="auto"/>
        <w:jc w:val="both"/>
      </w:pPr>
      <w:r>
        <w:lastRenderedPageBreak/>
        <w:t xml:space="preserve">Max </w:t>
      </w:r>
      <w:r w:rsidR="00C36968">
        <w:t>C</w:t>
      </w:r>
      <w:r>
        <w:t xml:space="preserve">hange in </w:t>
      </w:r>
      <w:r w:rsidR="00C36968">
        <w:t>Mag</w:t>
      </w:r>
      <w:r>
        <w:t xml:space="preserve"> @ k=1</w:t>
      </w:r>
      <w:r w:rsidR="00C36968">
        <w:t>(Bearing Mon)</w:t>
      </w:r>
      <w:r w:rsidR="00745DBB">
        <w:t xml:space="preserve"> - </w:t>
      </w:r>
      <w:r w:rsidR="00F06053">
        <w:t>B</w:t>
      </w:r>
      <w:r w:rsidR="00745DBB">
        <w:t>CM @ k=1</w:t>
      </w:r>
      <w:r w:rsidR="00F06053">
        <w:t>(dB)</w:t>
      </w:r>
    </w:p>
    <w:p w14:paraId="08282E2F" w14:textId="77777777" w:rsidR="00C36968" w:rsidRDefault="00C36968" w:rsidP="00C36968">
      <w:pPr>
        <w:numPr>
          <w:ilvl w:val="0"/>
          <w:numId w:val="26"/>
        </w:numPr>
        <w:spacing w:line="360" w:lineRule="auto"/>
        <w:jc w:val="both"/>
      </w:pPr>
      <w:r>
        <w:t>Max Change in Mag @ k=2(Bearing Mon)</w:t>
      </w:r>
      <w:r w:rsidR="00745DBB">
        <w:t xml:space="preserve"> - </w:t>
      </w:r>
      <w:r w:rsidR="00F06053">
        <w:t>B</w:t>
      </w:r>
      <w:r w:rsidR="00745DBB">
        <w:t>CM @ k=2</w:t>
      </w:r>
      <w:r w:rsidR="00F06053">
        <w:t>(dB)</w:t>
      </w:r>
    </w:p>
    <w:p w14:paraId="08806950" w14:textId="77777777" w:rsidR="00C36968" w:rsidRDefault="00C36968" w:rsidP="00C36968">
      <w:pPr>
        <w:numPr>
          <w:ilvl w:val="0"/>
          <w:numId w:val="26"/>
        </w:numPr>
        <w:spacing w:line="360" w:lineRule="auto"/>
        <w:jc w:val="both"/>
      </w:pPr>
      <w:r>
        <w:t>Max Change in Mag @ k=3(Bearing Mon)</w:t>
      </w:r>
      <w:r w:rsidR="00745DBB">
        <w:t xml:space="preserve"> - </w:t>
      </w:r>
      <w:r w:rsidR="00F06053">
        <w:t>B</w:t>
      </w:r>
      <w:r w:rsidR="00745DBB">
        <w:t>CM @ k=3</w:t>
      </w:r>
      <w:r w:rsidR="00F06053">
        <w:t>(dB)</w:t>
      </w:r>
    </w:p>
    <w:p w14:paraId="4154EA4B" w14:textId="77777777" w:rsidR="004413A8" w:rsidRDefault="004413A8" w:rsidP="004413A8">
      <w:pPr>
        <w:numPr>
          <w:ilvl w:val="0"/>
          <w:numId w:val="26"/>
        </w:numPr>
        <w:spacing w:line="360" w:lineRule="auto"/>
        <w:jc w:val="both"/>
      </w:pPr>
      <w:r>
        <w:t>Max Change in Energy @ k=1(Bearing Mon)</w:t>
      </w:r>
      <w:r w:rsidR="00745DBB">
        <w:t xml:space="preserve"> - </w:t>
      </w:r>
      <w:r w:rsidR="00F06053">
        <w:t>B</w:t>
      </w:r>
      <w:r w:rsidR="00745DBB">
        <w:t>CE @ k=1</w:t>
      </w:r>
      <w:r w:rsidR="00F06053">
        <w:t>(dB)</w:t>
      </w:r>
    </w:p>
    <w:p w14:paraId="71AD1CFB" w14:textId="77777777" w:rsidR="004413A8" w:rsidRDefault="004413A8" w:rsidP="004413A8">
      <w:pPr>
        <w:numPr>
          <w:ilvl w:val="0"/>
          <w:numId w:val="26"/>
        </w:numPr>
        <w:spacing w:line="360" w:lineRule="auto"/>
        <w:jc w:val="both"/>
      </w:pPr>
      <w:r>
        <w:t>Max Change in Energy @ k=2(Bearing Mon)</w:t>
      </w:r>
      <w:r w:rsidR="00745DBB">
        <w:t xml:space="preserve"> - </w:t>
      </w:r>
      <w:r w:rsidR="00F06053">
        <w:t>B</w:t>
      </w:r>
      <w:r w:rsidR="00745DBB">
        <w:t>CE @ k=2</w:t>
      </w:r>
      <w:r w:rsidR="00F06053">
        <w:t>(dB)</w:t>
      </w:r>
    </w:p>
    <w:p w14:paraId="193DABF1" w14:textId="77777777" w:rsidR="004413A8" w:rsidRDefault="004413A8" w:rsidP="004413A8">
      <w:pPr>
        <w:numPr>
          <w:ilvl w:val="0"/>
          <w:numId w:val="26"/>
        </w:numPr>
        <w:spacing w:line="360" w:lineRule="auto"/>
        <w:jc w:val="both"/>
      </w:pPr>
      <w:r>
        <w:t>Max Change in Energy @ k=3(Bearing Mon)</w:t>
      </w:r>
      <w:r w:rsidR="00745DBB">
        <w:t xml:space="preserve"> - </w:t>
      </w:r>
      <w:r w:rsidR="00F06053">
        <w:t>B</w:t>
      </w:r>
      <w:r w:rsidR="00745DBB">
        <w:t>CE @ k=3</w:t>
      </w:r>
      <w:r w:rsidR="00F06053">
        <w:t>(dB)</w:t>
      </w:r>
    </w:p>
    <w:p w14:paraId="6DF9FF9C" w14:textId="77777777" w:rsidR="000630C8" w:rsidRDefault="000630C8" w:rsidP="000630C8">
      <w:pPr>
        <w:numPr>
          <w:ilvl w:val="0"/>
          <w:numId w:val="26"/>
        </w:numPr>
        <w:spacing w:line="360" w:lineRule="auto"/>
        <w:jc w:val="both"/>
      </w:pPr>
      <w:r>
        <w:t>Load bin</w:t>
      </w:r>
    </w:p>
    <w:p w14:paraId="2ACFF351" w14:textId="77777777" w:rsidR="00C36968" w:rsidRDefault="00C36968" w:rsidP="00C36968">
      <w:pPr>
        <w:spacing w:line="360" w:lineRule="auto"/>
        <w:ind w:firstLine="720"/>
        <w:jc w:val="both"/>
        <w:rPr>
          <w:b/>
        </w:rPr>
      </w:pPr>
      <w:r>
        <w:rPr>
          <w:b/>
        </w:rPr>
        <w:t xml:space="preserve">Mechanical </w:t>
      </w:r>
      <w:r w:rsidRPr="005F22A1">
        <w:rPr>
          <w:b/>
        </w:rPr>
        <w:t>faults:</w:t>
      </w:r>
    </w:p>
    <w:p w14:paraId="06B636C8" w14:textId="77777777" w:rsidR="00C36968" w:rsidRDefault="00C36968" w:rsidP="00C36968">
      <w:pPr>
        <w:numPr>
          <w:ilvl w:val="0"/>
          <w:numId w:val="49"/>
        </w:numPr>
        <w:spacing w:line="360" w:lineRule="auto"/>
        <w:jc w:val="both"/>
      </w:pPr>
      <w:r>
        <w:t>Norm Peak Magnitude @ k=1(Mech Mon)</w:t>
      </w:r>
      <w:r w:rsidR="00745DBB">
        <w:t xml:space="preserve"> - </w:t>
      </w:r>
      <w:r w:rsidR="00F06053">
        <w:t>M</w:t>
      </w:r>
      <w:r w:rsidR="00745DBB">
        <w:t>PM @ k=1</w:t>
      </w:r>
      <w:r w:rsidR="00F06053">
        <w:t>(dB)</w:t>
      </w:r>
    </w:p>
    <w:p w14:paraId="17604DA8" w14:textId="77777777" w:rsidR="00C36968" w:rsidRDefault="00C36968" w:rsidP="00C36968">
      <w:pPr>
        <w:numPr>
          <w:ilvl w:val="0"/>
          <w:numId w:val="49"/>
        </w:numPr>
        <w:spacing w:line="360" w:lineRule="auto"/>
        <w:jc w:val="both"/>
      </w:pPr>
      <w:r>
        <w:t>Norm Peak Magnitude @ k=2(Mech Mon)</w:t>
      </w:r>
      <w:r w:rsidR="00745DBB">
        <w:t xml:space="preserve"> - </w:t>
      </w:r>
      <w:r w:rsidR="00F06053">
        <w:t>M</w:t>
      </w:r>
      <w:r w:rsidR="00745DBB">
        <w:t>PM @ k=2</w:t>
      </w:r>
      <w:r w:rsidR="00F06053">
        <w:t>(dB)</w:t>
      </w:r>
    </w:p>
    <w:p w14:paraId="648FE5F1" w14:textId="77777777" w:rsidR="00C36968" w:rsidRDefault="00C36968" w:rsidP="00C36968">
      <w:pPr>
        <w:numPr>
          <w:ilvl w:val="0"/>
          <w:numId w:val="49"/>
        </w:numPr>
        <w:spacing w:line="360" w:lineRule="auto"/>
        <w:jc w:val="both"/>
      </w:pPr>
      <w:r>
        <w:t>Norm Peak Magnitude @ k=3(Mech Mon)</w:t>
      </w:r>
      <w:r w:rsidR="00745DBB">
        <w:t xml:space="preserve"> - </w:t>
      </w:r>
      <w:r w:rsidR="00F06053">
        <w:t>M</w:t>
      </w:r>
      <w:r w:rsidR="00745DBB">
        <w:t>PM @ k=3</w:t>
      </w:r>
      <w:r w:rsidR="00F06053">
        <w:t>(dB)</w:t>
      </w:r>
    </w:p>
    <w:p w14:paraId="7F754C6D" w14:textId="77777777" w:rsidR="00C36968" w:rsidRDefault="00C36968" w:rsidP="00C36968">
      <w:pPr>
        <w:numPr>
          <w:ilvl w:val="0"/>
          <w:numId w:val="49"/>
        </w:numPr>
        <w:spacing w:line="360" w:lineRule="auto"/>
        <w:jc w:val="both"/>
      </w:pPr>
      <w:r>
        <w:t>Max Change in Mag @ k=1(Mech Mon)</w:t>
      </w:r>
      <w:r w:rsidR="00745DBB">
        <w:t xml:space="preserve"> - </w:t>
      </w:r>
      <w:r w:rsidR="00F06053">
        <w:t>M</w:t>
      </w:r>
      <w:r w:rsidR="00745DBB">
        <w:t>CM @ k=1</w:t>
      </w:r>
      <w:r w:rsidR="00F06053">
        <w:t>(dB)</w:t>
      </w:r>
    </w:p>
    <w:p w14:paraId="5201F7CB" w14:textId="77777777" w:rsidR="00C36968" w:rsidRDefault="00C36968" w:rsidP="00C36968">
      <w:pPr>
        <w:numPr>
          <w:ilvl w:val="0"/>
          <w:numId w:val="49"/>
        </w:numPr>
        <w:spacing w:line="360" w:lineRule="auto"/>
        <w:jc w:val="both"/>
      </w:pPr>
      <w:r>
        <w:t>Max Change in Mag @ k=2(Mech Mon)</w:t>
      </w:r>
      <w:r w:rsidR="00745DBB">
        <w:t xml:space="preserve">- </w:t>
      </w:r>
      <w:r w:rsidR="00F06053">
        <w:t>M</w:t>
      </w:r>
      <w:r w:rsidR="00745DBB">
        <w:t>CM @ k=2</w:t>
      </w:r>
      <w:r w:rsidR="00F06053">
        <w:t>(dB)</w:t>
      </w:r>
    </w:p>
    <w:p w14:paraId="308C0CE0" w14:textId="77777777" w:rsidR="00C36968" w:rsidRDefault="00C36968" w:rsidP="00C36968">
      <w:pPr>
        <w:numPr>
          <w:ilvl w:val="0"/>
          <w:numId w:val="49"/>
        </w:numPr>
        <w:spacing w:line="360" w:lineRule="auto"/>
        <w:jc w:val="both"/>
      </w:pPr>
      <w:r>
        <w:t>Max Change in Mag @ k=3(Mech Mon)</w:t>
      </w:r>
      <w:r w:rsidR="00745DBB">
        <w:t xml:space="preserve">- </w:t>
      </w:r>
      <w:r w:rsidR="00F06053">
        <w:t>M</w:t>
      </w:r>
      <w:r w:rsidR="00745DBB">
        <w:t>CM @ k=3</w:t>
      </w:r>
      <w:r w:rsidR="00F06053">
        <w:t>(dB)</w:t>
      </w:r>
    </w:p>
    <w:p w14:paraId="07D6B6F5" w14:textId="77777777" w:rsidR="004413A8" w:rsidRDefault="004413A8" w:rsidP="004413A8">
      <w:pPr>
        <w:numPr>
          <w:ilvl w:val="0"/>
          <w:numId w:val="49"/>
        </w:numPr>
        <w:spacing w:line="360" w:lineRule="auto"/>
        <w:jc w:val="both"/>
      </w:pPr>
      <w:r>
        <w:t>Max Change in Energy @ k=1(Mech Mon)</w:t>
      </w:r>
      <w:r w:rsidR="00745DBB">
        <w:t xml:space="preserve">- </w:t>
      </w:r>
      <w:r w:rsidR="00F06053">
        <w:t>M</w:t>
      </w:r>
      <w:r w:rsidR="00745DBB">
        <w:t>CE @ k=1</w:t>
      </w:r>
      <w:r w:rsidR="00F06053">
        <w:t>(dB)</w:t>
      </w:r>
    </w:p>
    <w:p w14:paraId="533596B7" w14:textId="77777777" w:rsidR="004413A8" w:rsidRDefault="004413A8" w:rsidP="004413A8">
      <w:pPr>
        <w:numPr>
          <w:ilvl w:val="0"/>
          <w:numId w:val="49"/>
        </w:numPr>
        <w:spacing w:line="360" w:lineRule="auto"/>
        <w:jc w:val="both"/>
      </w:pPr>
      <w:r>
        <w:t>Max Change in Energy @ k=2(Mech Mon)</w:t>
      </w:r>
      <w:r w:rsidR="00745DBB">
        <w:t xml:space="preserve">- </w:t>
      </w:r>
      <w:r w:rsidR="00F06053">
        <w:t>M</w:t>
      </w:r>
      <w:r w:rsidR="00745DBB">
        <w:t>CE @ k=2</w:t>
      </w:r>
      <w:r w:rsidR="00F06053">
        <w:t>(dB)</w:t>
      </w:r>
    </w:p>
    <w:p w14:paraId="49E3CFC9" w14:textId="77777777" w:rsidR="004413A8" w:rsidRDefault="004413A8" w:rsidP="004413A8">
      <w:pPr>
        <w:numPr>
          <w:ilvl w:val="0"/>
          <w:numId w:val="49"/>
        </w:numPr>
        <w:spacing w:line="360" w:lineRule="auto"/>
        <w:jc w:val="both"/>
      </w:pPr>
      <w:r>
        <w:t>Max Change in Energy @ k=3(Mech Mon)</w:t>
      </w:r>
      <w:r w:rsidR="00745DBB">
        <w:t xml:space="preserve">- </w:t>
      </w:r>
      <w:r w:rsidR="00F06053">
        <w:t>M</w:t>
      </w:r>
      <w:r w:rsidR="00745DBB">
        <w:t>CE @ k=3</w:t>
      </w:r>
      <w:r w:rsidR="00F06053">
        <w:t>(dB)</w:t>
      </w:r>
    </w:p>
    <w:p w14:paraId="43A71BAD" w14:textId="77777777" w:rsidR="00C36968" w:rsidRPr="00C36968" w:rsidRDefault="00C36968" w:rsidP="00C36968">
      <w:pPr>
        <w:numPr>
          <w:ilvl w:val="0"/>
          <w:numId w:val="49"/>
        </w:numPr>
        <w:spacing w:line="360" w:lineRule="auto"/>
        <w:jc w:val="both"/>
      </w:pPr>
      <w:r>
        <w:t>Load bin</w:t>
      </w:r>
    </w:p>
    <w:p w14:paraId="7CDD8486" w14:textId="77777777" w:rsidR="000630C8" w:rsidRDefault="000630C8" w:rsidP="000630C8">
      <w:pPr>
        <w:spacing w:line="360" w:lineRule="auto"/>
        <w:ind w:left="720"/>
        <w:jc w:val="both"/>
        <w:rPr>
          <w:b/>
        </w:rPr>
      </w:pPr>
      <w:r>
        <w:rPr>
          <w:b/>
        </w:rPr>
        <w:t>Stator</w:t>
      </w:r>
      <w:r w:rsidRPr="005F22A1">
        <w:rPr>
          <w:b/>
        </w:rPr>
        <w:t xml:space="preserve"> fault:</w:t>
      </w:r>
    </w:p>
    <w:p w14:paraId="59321039" w14:textId="77777777" w:rsidR="000630C8" w:rsidRDefault="000630C8" w:rsidP="000630C8">
      <w:pPr>
        <w:numPr>
          <w:ilvl w:val="0"/>
          <w:numId w:val="27"/>
        </w:numPr>
        <w:spacing w:line="360" w:lineRule="auto"/>
        <w:jc w:val="both"/>
      </w:pPr>
      <w:r>
        <w:t xml:space="preserve">Norm </w:t>
      </w:r>
      <w:r w:rsidR="00C36968">
        <w:t>P</w:t>
      </w:r>
      <w:r>
        <w:t xml:space="preserve">eak </w:t>
      </w:r>
      <w:r w:rsidR="00C36968">
        <w:t>Magnitude (Stator Mon)</w:t>
      </w:r>
      <w:r>
        <w:t xml:space="preserve"> </w:t>
      </w:r>
      <w:r w:rsidR="00F06053">
        <w:t>–</w:t>
      </w:r>
      <w:r w:rsidR="00745DBB">
        <w:t xml:space="preserve"> </w:t>
      </w:r>
      <w:r w:rsidR="00F06053">
        <w:t>S</w:t>
      </w:r>
      <w:r w:rsidR="00745DBB">
        <w:t>PM</w:t>
      </w:r>
      <w:r w:rsidR="00F06053">
        <w:t xml:space="preserve"> @ k=1(dB)</w:t>
      </w:r>
    </w:p>
    <w:p w14:paraId="70A54B2C" w14:textId="77777777" w:rsidR="000630C8" w:rsidRDefault="000630C8" w:rsidP="00C36968">
      <w:pPr>
        <w:numPr>
          <w:ilvl w:val="0"/>
          <w:numId w:val="27"/>
        </w:numPr>
        <w:spacing w:line="360" w:lineRule="auto"/>
        <w:jc w:val="both"/>
      </w:pPr>
      <w:r>
        <w:t xml:space="preserve">Energy </w:t>
      </w:r>
      <w:r w:rsidR="00C36968">
        <w:t>at</w:t>
      </w:r>
      <w:r>
        <w:t xml:space="preserve"> </w:t>
      </w:r>
      <w:r w:rsidR="00C36968">
        <w:t>P</w:t>
      </w:r>
      <w:r>
        <w:t xml:space="preserve">eak </w:t>
      </w:r>
      <w:r w:rsidR="00C36968">
        <w:t>M</w:t>
      </w:r>
      <w:r>
        <w:t xml:space="preserve">agnitude </w:t>
      </w:r>
      <w:r w:rsidR="00C36968">
        <w:t xml:space="preserve">(Stator Mon) </w:t>
      </w:r>
      <w:r w:rsidR="00745DBB">
        <w:t>-</w:t>
      </w:r>
      <w:r w:rsidR="00F06053" w:rsidRPr="00F06053">
        <w:t xml:space="preserve"> </w:t>
      </w:r>
      <w:r w:rsidR="00F06053">
        <w:t>SPE @ k=1(dB)</w:t>
      </w:r>
    </w:p>
    <w:p w14:paraId="1041C97A" w14:textId="77777777" w:rsidR="00C36968" w:rsidRDefault="00C36968" w:rsidP="00C36968">
      <w:pPr>
        <w:numPr>
          <w:ilvl w:val="0"/>
          <w:numId w:val="27"/>
        </w:numPr>
        <w:spacing w:line="360" w:lineRule="auto"/>
        <w:jc w:val="both"/>
      </w:pPr>
      <w:r w:rsidRPr="00C36968">
        <w:t>Max Change in Mag (Stator Mon)</w:t>
      </w:r>
      <w:r w:rsidR="00745DBB">
        <w:t xml:space="preserve"> - </w:t>
      </w:r>
      <w:r w:rsidR="00F06053">
        <w:t>SCM @ k=1(dB)</w:t>
      </w:r>
    </w:p>
    <w:p w14:paraId="46DB15C7" w14:textId="77777777" w:rsidR="00C36968" w:rsidRDefault="00C36968" w:rsidP="00C36968">
      <w:pPr>
        <w:numPr>
          <w:ilvl w:val="0"/>
          <w:numId w:val="27"/>
        </w:numPr>
        <w:spacing w:line="360" w:lineRule="auto"/>
        <w:jc w:val="both"/>
      </w:pPr>
      <w:r w:rsidRPr="00C36968">
        <w:t>Max Change in Energy (Stator Mon)</w:t>
      </w:r>
      <w:r w:rsidR="00745DBB">
        <w:t xml:space="preserve"> - </w:t>
      </w:r>
      <w:r w:rsidR="00F06053">
        <w:t>SCE @ k=1(dB)</w:t>
      </w:r>
    </w:p>
    <w:p w14:paraId="5DDF3F92" w14:textId="77777777" w:rsidR="000630C8" w:rsidRDefault="000630C8" w:rsidP="000630C8">
      <w:pPr>
        <w:numPr>
          <w:ilvl w:val="0"/>
          <w:numId w:val="27"/>
        </w:numPr>
        <w:spacing w:line="360" w:lineRule="auto"/>
        <w:jc w:val="both"/>
      </w:pPr>
      <w:r>
        <w:lastRenderedPageBreak/>
        <w:t>Load bin</w:t>
      </w:r>
    </w:p>
    <w:p w14:paraId="58969A6E" w14:textId="77777777" w:rsidR="000630C8" w:rsidRDefault="000630C8" w:rsidP="000630C8">
      <w:pPr>
        <w:numPr>
          <w:ilvl w:val="0"/>
          <w:numId w:val="27"/>
        </w:numPr>
        <w:spacing w:line="360" w:lineRule="auto"/>
        <w:jc w:val="both"/>
      </w:pPr>
      <w:r>
        <w:t>Operating quantity (</w:t>
      </w:r>
      <w:r w:rsidR="00C36968">
        <w:t>SITF</w:t>
      </w:r>
      <w:r>
        <w:t>)</w:t>
      </w:r>
      <w:r w:rsidR="00745DBB">
        <w:t xml:space="preserve"> – SITF OP</w:t>
      </w:r>
    </w:p>
    <w:p w14:paraId="24AF585C" w14:textId="77777777" w:rsidR="000630C8" w:rsidRPr="00D351E1" w:rsidRDefault="000630C8" w:rsidP="000630C8">
      <w:pPr>
        <w:spacing w:line="360" w:lineRule="auto"/>
        <w:ind w:left="720"/>
        <w:jc w:val="both"/>
        <w:rPr>
          <w:b/>
        </w:rPr>
      </w:pPr>
      <w:r w:rsidRPr="00D351E1">
        <w:rPr>
          <w:b/>
        </w:rPr>
        <w:t>BRB:</w:t>
      </w:r>
    </w:p>
    <w:p w14:paraId="75DD988F" w14:textId="77777777" w:rsidR="000630C8" w:rsidRDefault="000630C8" w:rsidP="000630C8">
      <w:pPr>
        <w:numPr>
          <w:ilvl w:val="0"/>
          <w:numId w:val="28"/>
        </w:numPr>
        <w:spacing w:line="360" w:lineRule="auto"/>
        <w:jc w:val="both"/>
      </w:pPr>
      <w:r>
        <w:t xml:space="preserve">Component </w:t>
      </w:r>
      <w:r w:rsidR="00C36968">
        <w:t>level (BRB)</w:t>
      </w:r>
      <w:r w:rsidR="00745DBB">
        <w:t xml:space="preserve"> – BRB</w:t>
      </w:r>
      <w:r w:rsidR="0098524A">
        <w:t xml:space="preserve"> </w:t>
      </w:r>
      <w:r w:rsidR="00274A23">
        <w:t>M</w:t>
      </w:r>
      <w:r w:rsidR="0098524A">
        <w:t>(dB)</w:t>
      </w:r>
    </w:p>
    <w:p w14:paraId="5132AFAB" w14:textId="77777777" w:rsidR="000630C8" w:rsidRDefault="000630C8" w:rsidP="000630C8">
      <w:pPr>
        <w:numPr>
          <w:ilvl w:val="0"/>
          <w:numId w:val="28"/>
        </w:numPr>
        <w:spacing w:line="360" w:lineRule="auto"/>
        <w:jc w:val="both"/>
      </w:pPr>
      <w:r>
        <w:t xml:space="preserve">Component </w:t>
      </w:r>
      <w:r w:rsidR="00C36968">
        <w:t>frequency (BRB)</w:t>
      </w:r>
      <w:r w:rsidR="00745DBB">
        <w:t xml:space="preserve"> – BRB F</w:t>
      </w:r>
      <w:r w:rsidR="0098524A">
        <w:t>(Hz)</w:t>
      </w:r>
    </w:p>
    <w:p w14:paraId="208A0791" w14:textId="77777777" w:rsidR="000630C8" w:rsidRDefault="000630C8" w:rsidP="000630C8">
      <w:pPr>
        <w:numPr>
          <w:ilvl w:val="0"/>
          <w:numId w:val="28"/>
        </w:numPr>
        <w:spacing w:line="360" w:lineRule="auto"/>
        <w:jc w:val="both"/>
      </w:pPr>
      <w:r>
        <w:t xml:space="preserve">Motor load at BRB calculation </w:t>
      </w:r>
      <w:r w:rsidR="004413A8">
        <w:t>(</w:t>
      </w:r>
      <w:r>
        <w:t>x FLA</w:t>
      </w:r>
      <w:r w:rsidR="004413A8">
        <w:t>)</w:t>
      </w:r>
      <w:r w:rsidR="00745DBB">
        <w:t xml:space="preserve"> – BRB </w:t>
      </w:r>
      <w:r w:rsidR="00274A23">
        <w:t>L(</w:t>
      </w:r>
      <w:r w:rsidR="00745DBB">
        <w:t>xFLA</w:t>
      </w:r>
      <w:r w:rsidR="00274A23">
        <w:t>)</w:t>
      </w:r>
    </w:p>
    <w:p w14:paraId="6A511459" w14:textId="77777777" w:rsidR="000630C8" w:rsidRDefault="000630C8" w:rsidP="000630C8">
      <w:pPr>
        <w:spacing w:line="360" w:lineRule="auto"/>
        <w:ind w:left="720"/>
        <w:jc w:val="both"/>
        <w:rPr>
          <w:b/>
        </w:rPr>
      </w:pPr>
      <w:r w:rsidRPr="00D351E1">
        <w:rPr>
          <w:b/>
        </w:rPr>
        <w:t>Supply:</w:t>
      </w:r>
    </w:p>
    <w:p w14:paraId="43868FE5" w14:textId="77777777" w:rsidR="00DF0575" w:rsidRPr="00A371CD" w:rsidRDefault="00DF0575" w:rsidP="000630C8">
      <w:pPr>
        <w:numPr>
          <w:ilvl w:val="0"/>
          <w:numId w:val="29"/>
        </w:numPr>
        <w:spacing w:line="360" w:lineRule="auto"/>
        <w:jc w:val="both"/>
        <w:rPr>
          <w:color w:val="4472C4"/>
        </w:rPr>
      </w:pPr>
      <w:r w:rsidRPr="00A371CD">
        <w:rPr>
          <w:color w:val="4472C4"/>
        </w:rPr>
        <w:t>Voltage Unbalance</w:t>
      </w:r>
      <w:r w:rsidR="004413A8">
        <w:rPr>
          <w:color w:val="4472C4"/>
        </w:rPr>
        <w:t xml:space="preserve"> </w:t>
      </w:r>
      <w:r w:rsidR="00745DBB">
        <w:rPr>
          <w:color w:val="4472C4"/>
        </w:rPr>
        <w:t>-  VUB</w:t>
      </w:r>
      <w:r w:rsidR="00274A23">
        <w:rPr>
          <w:color w:val="4472C4"/>
        </w:rPr>
        <w:t>(%)</w:t>
      </w:r>
    </w:p>
    <w:p w14:paraId="1C4B1DCF" w14:textId="77777777" w:rsidR="000630C8" w:rsidRDefault="000630C8" w:rsidP="000630C8">
      <w:pPr>
        <w:numPr>
          <w:ilvl w:val="0"/>
          <w:numId w:val="29"/>
        </w:numPr>
        <w:spacing w:line="360" w:lineRule="auto"/>
        <w:jc w:val="both"/>
      </w:pPr>
      <w:r>
        <w:t xml:space="preserve">Current Unbalance </w:t>
      </w:r>
      <w:r w:rsidR="00274A23">
        <w:t xml:space="preserve">– </w:t>
      </w:r>
      <w:r w:rsidR="00745DBB">
        <w:t>CUB</w:t>
      </w:r>
      <w:r w:rsidR="00274A23">
        <w:t>(%)</w:t>
      </w:r>
    </w:p>
    <w:p w14:paraId="08C34AF8" w14:textId="77777777" w:rsidR="000630C8" w:rsidRDefault="004413A8" w:rsidP="000630C8">
      <w:pPr>
        <w:numPr>
          <w:ilvl w:val="0"/>
          <w:numId w:val="29"/>
        </w:numPr>
        <w:spacing w:line="360" w:lineRule="auto"/>
        <w:jc w:val="both"/>
      </w:pPr>
      <w:r>
        <w:t xml:space="preserve">J1 Phase A THD </w:t>
      </w:r>
      <w:r w:rsidR="00745DBB">
        <w:t>– J1 PhA THD</w:t>
      </w:r>
      <w:r w:rsidR="00274A23">
        <w:t>(%)</w:t>
      </w:r>
    </w:p>
    <w:p w14:paraId="471FCB7C" w14:textId="77777777" w:rsidR="004413A8" w:rsidRDefault="004413A8" w:rsidP="004413A8">
      <w:pPr>
        <w:numPr>
          <w:ilvl w:val="0"/>
          <w:numId w:val="29"/>
        </w:numPr>
        <w:spacing w:line="360" w:lineRule="auto"/>
        <w:jc w:val="both"/>
      </w:pPr>
      <w:r>
        <w:t xml:space="preserve">J1 Phase B THD </w:t>
      </w:r>
      <w:r w:rsidR="00745DBB">
        <w:t>- J1 PhB THD</w:t>
      </w:r>
      <w:r w:rsidR="00274A23">
        <w:t>(%)</w:t>
      </w:r>
    </w:p>
    <w:p w14:paraId="29CE2126" w14:textId="77777777" w:rsidR="004413A8" w:rsidRDefault="004413A8" w:rsidP="004413A8">
      <w:pPr>
        <w:numPr>
          <w:ilvl w:val="0"/>
          <w:numId w:val="29"/>
        </w:numPr>
        <w:spacing w:line="360" w:lineRule="auto"/>
        <w:jc w:val="both"/>
      </w:pPr>
      <w:r>
        <w:t xml:space="preserve">J1 Phase C THD </w:t>
      </w:r>
      <w:r w:rsidR="00745DBB">
        <w:t>- J1 PhC THD</w:t>
      </w:r>
      <w:r w:rsidR="00274A23">
        <w:t>(%)</w:t>
      </w:r>
    </w:p>
    <w:p w14:paraId="63DA851F" w14:textId="77777777" w:rsidR="000630C8" w:rsidRDefault="004413A8" w:rsidP="000630C8">
      <w:pPr>
        <w:numPr>
          <w:ilvl w:val="0"/>
          <w:numId w:val="29"/>
        </w:numPr>
        <w:spacing w:line="360" w:lineRule="auto"/>
        <w:jc w:val="both"/>
      </w:pPr>
      <w:r>
        <w:t>F</w:t>
      </w:r>
      <w:r w:rsidR="000630C8">
        <w:t xml:space="preserve">requency </w:t>
      </w:r>
      <w:r w:rsidR="00F06053">
        <w:t>–</w:t>
      </w:r>
      <w:r w:rsidR="00745DBB">
        <w:t xml:space="preserve"> </w:t>
      </w:r>
      <w:r w:rsidR="00F06053">
        <w:t>Freq</w:t>
      </w:r>
      <w:r w:rsidR="00274A23">
        <w:t>(Hz)</w:t>
      </w:r>
    </w:p>
    <w:p w14:paraId="5131D9B1" w14:textId="77777777" w:rsidR="000630C8" w:rsidRDefault="000630C8" w:rsidP="000630C8">
      <w:pPr>
        <w:numPr>
          <w:ilvl w:val="0"/>
          <w:numId w:val="29"/>
        </w:numPr>
        <w:spacing w:line="360" w:lineRule="auto"/>
        <w:jc w:val="both"/>
      </w:pPr>
      <w:r>
        <w:t>Average voltage</w:t>
      </w:r>
      <w:r w:rsidR="004413A8">
        <w:t xml:space="preserve"> </w:t>
      </w:r>
      <w:r w:rsidR="00F06053">
        <w:t>– Avg Volt</w:t>
      </w:r>
      <w:r w:rsidR="00274A23">
        <w:t>(V)</w:t>
      </w:r>
    </w:p>
    <w:p w14:paraId="00793691" w14:textId="77777777" w:rsidR="000630C8" w:rsidRDefault="000630C8" w:rsidP="000630C8">
      <w:pPr>
        <w:spacing w:line="360" w:lineRule="auto"/>
        <w:ind w:left="720"/>
        <w:jc w:val="both"/>
        <w:rPr>
          <w:b/>
        </w:rPr>
      </w:pPr>
      <w:r w:rsidRPr="00D351E1">
        <w:rPr>
          <w:b/>
        </w:rPr>
        <w:t>Load:</w:t>
      </w:r>
    </w:p>
    <w:p w14:paraId="452F154B" w14:textId="77777777" w:rsidR="000630C8" w:rsidRDefault="000630C8" w:rsidP="000630C8">
      <w:pPr>
        <w:numPr>
          <w:ilvl w:val="0"/>
          <w:numId w:val="30"/>
        </w:numPr>
        <w:spacing w:line="360" w:lineRule="auto"/>
        <w:jc w:val="both"/>
      </w:pPr>
      <w:r>
        <w:t xml:space="preserve">Motor </w:t>
      </w:r>
      <w:r w:rsidR="004413A8">
        <w:t>overload</w:t>
      </w:r>
      <w:r>
        <w:t xml:space="preserve"> factor</w:t>
      </w:r>
      <w:r w:rsidR="00F06053">
        <w:t>– Mot OF</w:t>
      </w:r>
      <w:r w:rsidR="00274A23">
        <w:t>(x FLA)</w:t>
      </w:r>
    </w:p>
    <w:p w14:paraId="3A50B610" w14:textId="77777777" w:rsidR="000630C8" w:rsidRDefault="000630C8" w:rsidP="000630C8">
      <w:pPr>
        <w:numPr>
          <w:ilvl w:val="0"/>
          <w:numId w:val="30"/>
        </w:numPr>
        <w:spacing w:line="360" w:lineRule="auto"/>
        <w:jc w:val="both"/>
      </w:pPr>
      <w:r>
        <w:t xml:space="preserve">Average load current </w:t>
      </w:r>
      <w:r w:rsidR="00F06053">
        <w:t>– Avg Load</w:t>
      </w:r>
      <w:r w:rsidR="00274A23">
        <w:t>(A)</w:t>
      </w:r>
    </w:p>
    <w:p w14:paraId="4565649F" w14:textId="77777777" w:rsidR="000630C8" w:rsidRDefault="000630C8" w:rsidP="000630C8">
      <w:pPr>
        <w:numPr>
          <w:ilvl w:val="0"/>
          <w:numId w:val="30"/>
        </w:numPr>
        <w:spacing w:line="360" w:lineRule="auto"/>
        <w:jc w:val="both"/>
      </w:pPr>
      <w:r>
        <w:t>Speed</w:t>
      </w:r>
      <w:r w:rsidR="00F06053">
        <w:t xml:space="preserve"> </w:t>
      </w:r>
      <w:r w:rsidR="00274A23">
        <w:t>–</w:t>
      </w:r>
      <w:r w:rsidR="00F06053">
        <w:t xml:space="preserve"> Speed</w:t>
      </w:r>
      <w:r w:rsidR="00274A23">
        <w:t xml:space="preserve"> (rpm)</w:t>
      </w:r>
    </w:p>
    <w:p w14:paraId="5DD1F550" w14:textId="77777777" w:rsidR="000630C8" w:rsidRDefault="000630C8" w:rsidP="000630C8">
      <w:pPr>
        <w:numPr>
          <w:ilvl w:val="0"/>
          <w:numId w:val="30"/>
        </w:numPr>
        <w:spacing w:line="360" w:lineRule="auto"/>
        <w:jc w:val="both"/>
      </w:pPr>
      <w:r>
        <w:t>Thermal capacity used</w:t>
      </w:r>
      <w:r w:rsidR="00F06053">
        <w:t xml:space="preserve"> </w:t>
      </w:r>
      <w:r w:rsidR="00274A23">
        <w:t>–</w:t>
      </w:r>
      <w:r w:rsidR="00F06053">
        <w:t xml:space="preserve"> TCU</w:t>
      </w:r>
      <w:r w:rsidR="00274A23">
        <w:t>(%)</w:t>
      </w:r>
    </w:p>
    <w:p w14:paraId="5ABCD7D3" w14:textId="77777777" w:rsidR="00401AB7" w:rsidRPr="00A371CD" w:rsidRDefault="00401AB7" w:rsidP="00401AB7">
      <w:pPr>
        <w:spacing w:line="360" w:lineRule="auto"/>
        <w:jc w:val="both"/>
        <w:rPr>
          <w:color w:val="4472C4"/>
        </w:rPr>
      </w:pPr>
      <w:r w:rsidRPr="00A371CD">
        <w:rPr>
          <w:color w:val="4472C4"/>
        </w:rPr>
        <w:t>For v2.70, the above historical data consisting of last 50 days data must be trended group-wise as per the grouping information below,</w:t>
      </w:r>
    </w:p>
    <w:p w14:paraId="19B0AAB9" w14:textId="77777777" w:rsidR="00401AB7" w:rsidRPr="00A371CD" w:rsidRDefault="00401AB7" w:rsidP="00401AB7">
      <w:pPr>
        <w:numPr>
          <w:ilvl w:val="0"/>
          <w:numId w:val="44"/>
        </w:numPr>
        <w:spacing w:line="360" w:lineRule="auto"/>
        <w:jc w:val="both"/>
        <w:rPr>
          <w:color w:val="4472C4"/>
        </w:rPr>
      </w:pPr>
      <w:r w:rsidRPr="00A371CD">
        <w:rPr>
          <w:color w:val="4472C4"/>
        </w:rPr>
        <w:t>Bearing</w:t>
      </w:r>
      <w:r w:rsidR="00E17D89" w:rsidRPr="00A371CD">
        <w:rPr>
          <w:color w:val="4472C4"/>
        </w:rPr>
        <w:t xml:space="preserve"> (parameters as above)</w:t>
      </w:r>
    </w:p>
    <w:p w14:paraId="2992325B" w14:textId="77777777" w:rsidR="00401AB7" w:rsidRPr="00A371CD" w:rsidRDefault="00401AB7" w:rsidP="00401AB7">
      <w:pPr>
        <w:numPr>
          <w:ilvl w:val="0"/>
          <w:numId w:val="44"/>
        </w:numPr>
        <w:spacing w:line="360" w:lineRule="auto"/>
        <w:jc w:val="both"/>
        <w:rPr>
          <w:color w:val="4472C4"/>
        </w:rPr>
      </w:pPr>
      <w:r w:rsidRPr="00A371CD">
        <w:rPr>
          <w:color w:val="4472C4"/>
        </w:rPr>
        <w:t>Mechanical</w:t>
      </w:r>
      <w:r w:rsidR="00E17D89" w:rsidRPr="00A371CD">
        <w:rPr>
          <w:color w:val="4472C4"/>
        </w:rPr>
        <w:t xml:space="preserve"> </w:t>
      </w:r>
      <w:r w:rsidR="00E17D89" w:rsidRPr="00E17D89">
        <w:rPr>
          <w:color w:val="4472C4"/>
        </w:rPr>
        <w:t>(parameters as above)</w:t>
      </w:r>
    </w:p>
    <w:p w14:paraId="68A29AE8" w14:textId="77777777" w:rsidR="00401AB7" w:rsidRPr="00A371CD" w:rsidRDefault="00401AB7" w:rsidP="00401AB7">
      <w:pPr>
        <w:numPr>
          <w:ilvl w:val="0"/>
          <w:numId w:val="44"/>
        </w:numPr>
        <w:spacing w:line="360" w:lineRule="auto"/>
        <w:jc w:val="both"/>
        <w:rPr>
          <w:color w:val="4472C4"/>
        </w:rPr>
      </w:pPr>
      <w:r w:rsidRPr="00A371CD">
        <w:rPr>
          <w:color w:val="4472C4"/>
        </w:rPr>
        <w:lastRenderedPageBreak/>
        <w:t>Stator</w:t>
      </w:r>
      <w:r w:rsidR="00E17D89" w:rsidRPr="00A371CD">
        <w:rPr>
          <w:color w:val="4472C4"/>
        </w:rPr>
        <w:t xml:space="preserve"> </w:t>
      </w:r>
      <w:r w:rsidR="00E17D89" w:rsidRPr="00E17D89">
        <w:rPr>
          <w:color w:val="4472C4"/>
        </w:rPr>
        <w:t>(parameters as above)</w:t>
      </w:r>
    </w:p>
    <w:p w14:paraId="411DABEB" w14:textId="77777777" w:rsidR="00401AB7" w:rsidRPr="00A371CD" w:rsidRDefault="00401AB7" w:rsidP="00401AB7">
      <w:pPr>
        <w:numPr>
          <w:ilvl w:val="0"/>
          <w:numId w:val="44"/>
        </w:numPr>
        <w:spacing w:line="360" w:lineRule="auto"/>
        <w:jc w:val="both"/>
        <w:rPr>
          <w:color w:val="4472C4"/>
        </w:rPr>
      </w:pPr>
      <w:r w:rsidRPr="00A371CD">
        <w:rPr>
          <w:color w:val="4472C4"/>
        </w:rPr>
        <w:t>Broken Rotor Bar</w:t>
      </w:r>
      <w:r w:rsidR="00E17D89" w:rsidRPr="00A371CD">
        <w:rPr>
          <w:color w:val="4472C4"/>
        </w:rPr>
        <w:t xml:space="preserve"> </w:t>
      </w:r>
      <w:r w:rsidR="00E17D89" w:rsidRPr="00E17D89">
        <w:rPr>
          <w:color w:val="4472C4"/>
        </w:rPr>
        <w:t>(parameters as above)</w:t>
      </w:r>
    </w:p>
    <w:p w14:paraId="2A5936F5" w14:textId="77777777" w:rsidR="00401AB7" w:rsidRPr="00A371CD" w:rsidRDefault="00401AB7" w:rsidP="00401AB7">
      <w:pPr>
        <w:numPr>
          <w:ilvl w:val="0"/>
          <w:numId w:val="44"/>
        </w:numPr>
        <w:spacing w:line="360" w:lineRule="auto"/>
        <w:jc w:val="both"/>
        <w:rPr>
          <w:color w:val="4472C4"/>
        </w:rPr>
      </w:pPr>
      <w:r w:rsidRPr="00A371CD">
        <w:rPr>
          <w:color w:val="4472C4"/>
        </w:rPr>
        <w:t>Power Supply</w:t>
      </w:r>
      <w:r w:rsidR="00E17D89" w:rsidRPr="00A371CD">
        <w:rPr>
          <w:color w:val="4472C4"/>
        </w:rPr>
        <w:t xml:space="preserve"> </w:t>
      </w:r>
      <w:r w:rsidR="00E17D89" w:rsidRPr="00E17D89">
        <w:rPr>
          <w:color w:val="4472C4"/>
        </w:rPr>
        <w:t>(parameters as above)</w:t>
      </w:r>
    </w:p>
    <w:p w14:paraId="3B9E0DA6" w14:textId="77777777" w:rsidR="00401AB7" w:rsidRPr="00A371CD" w:rsidRDefault="00401AB7" w:rsidP="00401AB7">
      <w:pPr>
        <w:numPr>
          <w:ilvl w:val="0"/>
          <w:numId w:val="44"/>
        </w:numPr>
        <w:spacing w:line="360" w:lineRule="auto"/>
        <w:jc w:val="both"/>
        <w:rPr>
          <w:color w:val="4472C4"/>
        </w:rPr>
      </w:pPr>
      <w:r w:rsidRPr="00A371CD">
        <w:rPr>
          <w:color w:val="4472C4"/>
        </w:rPr>
        <w:t>Load</w:t>
      </w:r>
      <w:r w:rsidR="00E17D89" w:rsidRPr="00A371CD">
        <w:rPr>
          <w:color w:val="4472C4"/>
        </w:rPr>
        <w:t xml:space="preserve"> </w:t>
      </w:r>
      <w:r w:rsidR="00E17D89" w:rsidRPr="00E17D89">
        <w:rPr>
          <w:color w:val="4472C4"/>
        </w:rPr>
        <w:t>(parameters as above)</w:t>
      </w:r>
    </w:p>
    <w:p w14:paraId="397E7F6F" w14:textId="77777777" w:rsidR="00E17D89" w:rsidRPr="00A371CD" w:rsidRDefault="00E17D89" w:rsidP="00401AB7">
      <w:pPr>
        <w:numPr>
          <w:ilvl w:val="0"/>
          <w:numId w:val="44"/>
        </w:numPr>
        <w:spacing w:line="360" w:lineRule="auto"/>
        <w:jc w:val="both"/>
        <w:rPr>
          <w:color w:val="4472C4"/>
        </w:rPr>
      </w:pPr>
      <w:r w:rsidRPr="00A371CD">
        <w:rPr>
          <w:color w:val="4472C4"/>
        </w:rPr>
        <w:t>Data correlation</w:t>
      </w:r>
    </w:p>
    <w:p w14:paraId="44EB8EE7" w14:textId="77777777" w:rsidR="00E17D89" w:rsidRPr="00A371CD" w:rsidRDefault="00E17D89" w:rsidP="00E17D89">
      <w:pPr>
        <w:spacing w:line="360" w:lineRule="auto"/>
        <w:ind w:left="720"/>
        <w:jc w:val="both"/>
        <w:rPr>
          <w:color w:val="4472C4"/>
        </w:rPr>
      </w:pPr>
      <w:r w:rsidRPr="00A371CD">
        <w:rPr>
          <w:color w:val="4472C4"/>
        </w:rPr>
        <w:t>The following parameters will be available to user to select as ‘check box’</w:t>
      </w:r>
      <w:r w:rsidR="00DF0575" w:rsidRPr="00A371CD">
        <w:rPr>
          <w:color w:val="4472C4"/>
        </w:rPr>
        <w:t>,</w:t>
      </w:r>
      <w:r w:rsidRPr="00A371CD">
        <w:rPr>
          <w:color w:val="4472C4"/>
        </w:rPr>
        <w:t xml:space="preserve"> and at any point of time up to </w:t>
      </w:r>
      <w:r w:rsidR="00DF0575" w:rsidRPr="00A371CD">
        <w:rPr>
          <w:color w:val="4472C4"/>
        </w:rPr>
        <w:t>‘6’ parameters can be chosen by user for trending &amp; correlation;</w:t>
      </w:r>
    </w:p>
    <w:p w14:paraId="1BD61BFF" w14:textId="77777777" w:rsidR="00CD0089" w:rsidRDefault="00CD0089" w:rsidP="00CD0089">
      <w:pPr>
        <w:numPr>
          <w:ilvl w:val="0"/>
          <w:numId w:val="45"/>
        </w:numPr>
        <w:spacing w:line="360" w:lineRule="auto"/>
        <w:jc w:val="both"/>
      </w:pPr>
      <w:r>
        <w:t>Norm Peak Magnitude @ k=1(Bearing Mon) – BPM @ k=1(dB)</w:t>
      </w:r>
    </w:p>
    <w:p w14:paraId="7FFCC493" w14:textId="77777777" w:rsidR="00CD0089" w:rsidRDefault="00CD0089" w:rsidP="00CD0089">
      <w:pPr>
        <w:numPr>
          <w:ilvl w:val="0"/>
          <w:numId w:val="45"/>
        </w:numPr>
        <w:spacing w:line="360" w:lineRule="auto"/>
        <w:jc w:val="both"/>
      </w:pPr>
      <w:r>
        <w:t>Max Change in Mag @ k=1(Mech Mon) - MCM @ k=1(dB)</w:t>
      </w:r>
    </w:p>
    <w:p w14:paraId="1F0E2B6C" w14:textId="77777777" w:rsidR="00CD0089" w:rsidRDefault="00CD0089" w:rsidP="00CD0089">
      <w:pPr>
        <w:numPr>
          <w:ilvl w:val="0"/>
          <w:numId w:val="45"/>
        </w:numPr>
        <w:spacing w:line="360" w:lineRule="auto"/>
        <w:jc w:val="both"/>
      </w:pPr>
      <w:r>
        <w:t>Max Change in Energy @ k=1(Bearing Mon) - BCE @ k=1(dB)</w:t>
      </w:r>
    </w:p>
    <w:p w14:paraId="7DA496FC" w14:textId="77777777" w:rsidR="00CD0089" w:rsidRDefault="00CD0089" w:rsidP="00CD0089">
      <w:pPr>
        <w:numPr>
          <w:ilvl w:val="0"/>
          <w:numId w:val="45"/>
        </w:numPr>
        <w:spacing w:line="360" w:lineRule="auto"/>
        <w:jc w:val="both"/>
      </w:pPr>
      <w:r>
        <w:t>Norm Peak Magnitude @ k=1(Mech Mon) - MPM @ k=1(dB)</w:t>
      </w:r>
    </w:p>
    <w:p w14:paraId="2E415010" w14:textId="77777777" w:rsidR="00CD0089" w:rsidRDefault="00CD0089" w:rsidP="00CD0089">
      <w:pPr>
        <w:numPr>
          <w:ilvl w:val="0"/>
          <w:numId w:val="45"/>
        </w:numPr>
        <w:spacing w:line="360" w:lineRule="auto"/>
        <w:jc w:val="both"/>
      </w:pPr>
      <w:r>
        <w:t>Max Change in Mag @ k=1(Mech Mon) - MCM @ k=1(dB)</w:t>
      </w:r>
    </w:p>
    <w:p w14:paraId="1AA93BE0" w14:textId="77777777" w:rsidR="00CD0089" w:rsidRDefault="00CD0089" w:rsidP="00CD0089">
      <w:pPr>
        <w:numPr>
          <w:ilvl w:val="0"/>
          <w:numId w:val="45"/>
        </w:numPr>
        <w:spacing w:line="360" w:lineRule="auto"/>
        <w:jc w:val="both"/>
      </w:pPr>
      <w:r>
        <w:t>Max Change in Energy @ k=1(Mech Mon)- MCE @ k=1(dB)</w:t>
      </w:r>
    </w:p>
    <w:p w14:paraId="696AAD7B" w14:textId="77777777" w:rsidR="00CD0089" w:rsidRDefault="00CD0089" w:rsidP="00CD0089">
      <w:pPr>
        <w:numPr>
          <w:ilvl w:val="0"/>
          <w:numId w:val="45"/>
        </w:numPr>
        <w:spacing w:line="360" w:lineRule="auto"/>
        <w:jc w:val="both"/>
      </w:pPr>
      <w:r>
        <w:t>Norm Peak Magnitude (Stator Mon) – SPM @ k=1(dB)</w:t>
      </w:r>
    </w:p>
    <w:p w14:paraId="3C8E2EDC" w14:textId="77777777" w:rsidR="00CD0089" w:rsidRDefault="00CD0089" w:rsidP="00CD0089">
      <w:pPr>
        <w:numPr>
          <w:ilvl w:val="0"/>
          <w:numId w:val="45"/>
        </w:numPr>
        <w:spacing w:line="360" w:lineRule="auto"/>
        <w:jc w:val="both"/>
      </w:pPr>
      <w:r w:rsidRPr="00C36968">
        <w:t>Max Change in Energy (Stator Mon)</w:t>
      </w:r>
      <w:r>
        <w:t xml:space="preserve"> - SCE @ k=1(dB)</w:t>
      </w:r>
    </w:p>
    <w:p w14:paraId="35A88C55" w14:textId="77777777" w:rsidR="00CD0089" w:rsidRDefault="00CD0089" w:rsidP="00CD0089">
      <w:pPr>
        <w:numPr>
          <w:ilvl w:val="0"/>
          <w:numId w:val="45"/>
        </w:numPr>
        <w:spacing w:line="360" w:lineRule="auto"/>
        <w:jc w:val="both"/>
      </w:pPr>
      <w:r w:rsidRPr="00C36968">
        <w:t>Max Change in Mag (Stator Mon)</w:t>
      </w:r>
      <w:r>
        <w:t xml:space="preserve"> - SCM @ k=1(dB)</w:t>
      </w:r>
    </w:p>
    <w:p w14:paraId="1E1C6DA0" w14:textId="77777777" w:rsidR="00CD0089" w:rsidRDefault="00CD0089" w:rsidP="00CD0089">
      <w:pPr>
        <w:numPr>
          <w:ilvl w:val="0"/>
          <w:numId w:val="45"/>
        </w:numPr>
        <w:spacing w:line="360" w:lineRule="auto"/>
        <w:jc w:val="both"/>
      </w:pPr>
      <w:r>
        <w:t>Operating quantity (SITF) – SITF OP</w:t>
      </w:r>
    </w:p>
    <w:p w14:paraId="43A6574F" w14:textId="77777777" w:rsidR="00CD0089" w:rsidRDefault="00CD0089" w:rsidP="00CD0089">
      <w:pPr>
        <w:numPr>
          <w:ilvl w:val="0"/>
          <w:numId w:val="45"/>
        </w:numPr>
        <w:spacing w:line="360" w:lineRule="auto"/>
        <w:jc w:val="both"/>
      </w:pPr>
      <w:r>
        <w:t>Component level (BRB) – BRB M(dB)</w:t>
      </w:r>
    </w:p>
    <w:p w14:paraId="5F7056C7" w14:textId="77777777" w:rsidR="00DF0575" w:rsidRPr="00A371CD" w:rsidRDefault="00DF0575" w:rsidP="00DF0575">
      <w:pPr>
        <w:numPr>
          <w:ilvl w:val="0"/>
          <w:numId w:val="45"/>
        </w:numPr>
        <w:spacing w:line="360" w:lineRule="auto"/>
        <w:jc w:val="both"/>
        <w:rPr>
          <w:color w:val="4472C4"/>
        </w:rPr>
      </w:pPr>
      <w:r w:rsidRPr="00A371CD">
        <w:rPr>
          <w:color w:val="4472C4"/>
        </w:rPr>
        <w:t>Load bin</w:t>
      </w:r>
    </w:p>
    <w:p w14:paraId="73BDEB67" w14:textId="77777777" w:rsidR="00CD0089" w:rsidRDefault="00CD0089" w:rsidP="00CD0089">
      <w:pPr>
        <w:numPr>
          <w:ilvl w:val="0"/>
          <w:numId w:val="45"/>
        </w:numPr>
        <w:spacing w:line="360" w:lineRule="auto"/>
        <w:jc w:val="both"/>
      </w:pPr>
      <w:r>
        <w:t>Frequency – Freq(Hz)</w:t>
      </w:r>
    </w:p>
    <w:p w14:paraId="57FCC9D3" w14:textId="77777777" w:rsidR="00CD0089" w:rsidRPr="00A371CD" w:rsidRDefault="00CD0089" w:rsidP="00CD0089">
      <w:pPr>
        <w:numPr>
          <w:ilvl w:val="0"/>
          <w:numId w:val="45"/>
        </w:numPr>
        <w:spacing w:line="360" w:lineRule="auto"/>
        <w:jc w:val="both"/>
        <w:rPr>
          <w:color w:val="4472C4"/>
        </w:rPr>
      </w:pPr>
      <w:r w:rsidRPr="00A371CD">
        <w:rPr>
          <w:color w:val="4472C4"/>
        </w:rPr>
        <w:t>Voltage Unbalance</w:t>
      </w:r>
      <w:r>
        <w:rPr>
          <w:color w:val="4472C4"/>
        </w:rPr>
        <w:t xml:space="preserve"> -  VUB(%)</w:t>
      </w:r>
    </w:p>
    <w:p w14:paraId="17D783CA" w14:textId="77777777" w:rsidR="00CD0089" w:rsidRDefault="00CD0089" w:rsidP="00CD0089">
      <w:pPr>
        <w:numPr>
          <w:ilvl w:val="0"/>
          <w:numId w:val="45"/>
        </w:numPr>
        <w:spacing w:line="360" w:lineRule="auto"/>
        <w:jc w:val="both"/>
      </w:pPr>
      <w:r>
        <w:t>Speed – Speed (rpm)</w:t>
      </w:r>
    </w:p>
    <w:p w14:paraId="41E79195" w14:textId="77777777" w:rsidR="00CD0089" w:rsidRDefault="00CD0089" w:rsidP="00CD0089">
      <w:pPr>
        <w:numPr>
          <w:ilvl w:val="0"/>
          <w:numId w:val="45"/>
        </w:numPr>
        <w:spacing w:line="360" w:lineRule="auto"/>
        <w:jc w:val="both"/>
      </w:pPr>
      <w:r>
        <w:t>Motor overload factor– Mot OF(x FLA)</w:t>
      </w:r>
    </w:p>
    <w:p w14:paraId="6BC8D99E" w14:textId="77777777" w:rsidR="00996093" w:rsidRPr="00996093" w:rsidRDefault="00996093" w:rsidP="00996093">
      <w:pPr>
        <w:rPr>
          <w:szCs w:val="22"/>
          <w:lang w:val="en-IN"/>
        </w:rPr>
      </w:pPr>
      <w:r w:rsidRPr="00996093">
        <w:lastRenderedPageBreak/>
        <w:t>The following will be default parameters for Data correlation model –</w:t>
      </w:r>
    </w:p>
    <w:p w14:paraId="13517019" w14:textId="77777777" w:rsidR="00996093" w:rsidRPr="00996093" w:rsidRDefault="00996093" w:rsidP="00996093">
      <w:pPr>
        <w:rPr>
          <w:rFonts w:ascii="Calibri" w:hAnsi="Calibri"/>
        </w:rPr>
      </w:pPr>
    </w:p>
    <w:p w14:paraId="36461F90" w14:textId="77777777" w:rsidR="00996093" w:rsidRDefault="00996093" w:rsidP="00996093">
      <w:pPr>
        <w:numPr>
          <w:ilvl w:val="0"/>
          <w:numId w:val="50"/>
        </w:numPr>
        <w:spacing w:line="360" w:lineRule="auto"/>
        <w:jc w:val="both"/>
      </w:pPr>
      <w:r>
        <w:t>Max Change in Mag @ k=1(Bearing Mon) - BCM @ k=1(dB)</w:t>
      </w:r>
    </w:p>
    <w:p w14:paraId="3B359ECB" w14:textId="77777777" w:rsidR="00996093" w:rsidRDefault="00996093" w:rsidP="00996093">
      <w:pPr>
        <w:numPr>
          <w:ilvl w:val="0"/>
          <w:numId w:val="50"/>
        </w:numPr>
        <w:spacing w:line="360" w:lineRule="auto"/>
        <w:jc w:val="both"/>
      </w:pPr>
      <w:r>
        <w:t>Max Change in Energy @ k=1(Bearing Mon) - BCE @ k=1(dB)</w:t>
      </w:r>
    </w:p>
    <w:p w14:paraId="1319B687" w14:textId="77777777" w:rsidR="00996093" w:rsidRDefault="00996093" w:rsidP="00996093">
      <w:pPr>
        <w:numPr>
          <w:ilvl w:val="0"/>
          <w:numId w:val="50"/>
        </w:numPr>
        <w:spacing w:line="360" w:lineRule="auto"/>
        <w:jc w:val="both"/>
      </w:pPr>
      <w:r>
        <w:t>Max Change in Mag @ k=1(Mech Mon) - MCM @ k=1(dB)</w:t>
      </w:r>
    </w:p>
    <w:p w14:paraId="5C7C1848" w14:textId="77777777" w:rsidR="00996093" w:rsidRDefault="00996093" w:rsidP="00996093">
      <w:pPr>
        <w:numPr>
          <w:ilvl w:val="0"/>
          <w:numId w:val="50"/>
        </w:numPr>
        <w:spacing w:line="360" w:lineRule="auto"/>
        <w:jc w:val="both"/>
      </w:pPr>
      <w:r>
        <w:t>Max Change in Energy @ k=1(Mech Mon)- MCE @ k=1(dB)</w:t>
      </w:r>
    </w:p>
    <w:p w14:paraId="1FBC67B0" w14:textId="77777777" w:rsidR="00996093" w:rsidRDefault="00996093" w:rsidP="00996093">
      <w:pPr>
        <w:numPr>
          <w:ilvl w:val="0"/>
          <w:numId w:val="50"/>
        </w:numPr>
        <w:spacing w:line="360" w:lineRule="auto"/>
        <w:jc w:val="both"/>
      </w:pPr>
      <w:r>
        <w:t>Max Change in Mag (Stator Mon) - SCM @ k=1(dB)</w:t>
      </w:r>
    </w:p>
    <w:p w14:paraId="19E28323" w14:textId="77777777" w:rsidR="00996093" w:rsidRPr="00996093" w:rsidRDefault="00996093" w:rsidP="00996093">
      <w:pPr>
        <w:numPr>
          <w:ilvl w:val="0"/>
          <w:numId w:val="50"/>
        </w:numPr>
        <w:spacing w:line="360" w:lineRule="auto"/>
        <w:jc w:val="both"/>
        <w:rPr>
          <w:rFonts w:ascii="Calibri" w:eastAsia="Calibri" w:hAnsi="Calibri" w:cs="Calibri"/>
          <w:szCs w:val="22"/>
        </w:rPr>
      </w:pPr>
      <w:r>
        <w:t>Max Change in Energy (Stator Mon) - SCE @ k=1(dB)</w:t>
      </w:r>
    </w:p>
    <w:p w14:paraId="21CD9209" w14:textId="77777777" w:rsidR="00996093" w:rsidRDefault="00996093" w:rsidP="00996093">
      <w:pPr>
        <w:numPr>
          <w:ilvl w:val="0"/>
          <w:numId w:val="50"/>
        </w:numPr>
        <w:spacing w:line="360" w:lineRule="auto"/>
        <w:jc w:val="both"/>
      </w:pPr>
      <w:r>
        <w:t>Component level (BRB) – BRB M(dB)</w:t>
      </w:r>
    </w:p>
    <w:p w14:paraId="66681F36" w14:textId="77777777" w:rsidR="00996093" w:rsidRDefault="00996093" w:rsidP="00996093">
      <w:pPr>
        <w:numPr>
          <w:ilvl w:val="0"/>
          <w:numId w:val="50"/>
        </w:numPr>
        <w:spacing w:line="360" w:lineRule="auto"/>
        <w:jc w:val="both"/>
      </w:pPr>
      <w:r>
        <w:t>Operating quantity (SITF) – SITF OP</w:t>
      </w:r>
    </w:p>
    <w:p w14:paraId="43824072" w14:textId="77777777" w:rsidR="00996093" w:rsidRDefault="00996093" w:rsidP="00996093">
      <w:pPr>
        <w:numPr>
          <w:ilvl w:val="0"/>
          <w:numId w:val="50"/>
        </w:numPr>
        <w:spacing w:line="360" w:lineRule="auto"/>
        <w:jc w:val="both"/>
      </w:pPr>
      <w:r>
        <w:t>Load bin</w:t>
      </w:r>
    </w:p>
    <w:p w14:paraId="76EF297B" w14:textId="77777777" w:rsidR="00401AB7" w:rsidRPr="00A371CD" w:rsidRDefault="00401AB7" w:rsidP="00401AB7">
      <w:pPr>
        <w:spacing w:line="360" w:lineRule="auto"/>
        <w:jc w:val="both"/>
        <w:rPr>
          <w:color w:val="4472C4"/>
        </w:rPr>
      </w:pPr>
      <w:r w:rsidRPr="00A371CD">
        <w:rPr>
          <w:color w:val="4472C4"/>
        </w:rPr>
        <w:t>For trending this data, 845 M&amp;D screens implemented for electrical models</w:t>
      </w:r>
      <w:r w:rsidR="005217EE" w:rsidRPr="00A371CD">
        <w:rPr>
          <w:color w:val="4472C4"/>
        </w:rPr>
        <w:t xml:space="preserve"> has to be reused as shown below,</w:t>
      </w:r>
    </w:p>
    <w:p w14:paraId="50174C3E" w14:textId="4F06C5A4" w:rsidR="005217EE" w:rsidRDefault="001F0BE3" w:rsidP="00401AB7">
      <w:pPr>
        <w:spacing w:line="360" w:lineRule="auto"/>
        <w:jc w:val="both"/>
        <w:rPr>
          <w:noProof/>
          <w:sz w:val="24"/>
          <w:lang w:val="en-US"/>
        </w:rPr>
      </w:pPr>
      <w:r w:rsidRPr="005217EE">
        <w:rPr>
          <w:noProof/>
          <w:sz w:val="24"/>
          <w:lang w:val="en-US"/>
        </w:rPr>
        <w:drawing>
          <wp:inline distT="0" distB="0" distL="0" distR="0" wp14:anchorId="3CC7422F" wp14:editId="79B5D058">
            <wp:extent cx="5307330" cy="2649220"/>
            <wp:effectExtent l="19050" t="19050" r="7620" b="0"/>
            <wp:docPr id="72" name="Picture 18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7330" cy="2649220"/>
                    </a:xfrm>
                    <a:prstGeom prst="rect">
                      <a:avLst/>
                    </a:prstGeom>
                    <a:noFill/>
                    <a:ln w="9525" cmpd="sng">
                      <a:solidFill>
                        <a:srgbClr val="000000"/>
                      </a:solidFill>
                      <a:miter lim="800000"/>
                      <a:headEnd/>
                      <a:tailEnd/>
                    </a:ln>
                    <a:effectLst/>
                  </pic:spPr>
                </pic:pic>
              </a:graphicData>
            </a:graphic>
          </wp:inline>
        </w:drawing>
      </w:r>
    </w:p>
    <w:p w14:paraId="28D4CA68" w14:textId="77777777" w:rsidR="0099279A" w:rsidRPr="00A371CD" w:rsidRDefault="00E8165C" w:rsidP="00E8165C">
      <w:pPr>
        <w:numPr>
          <w:ilvl w:val="0"/>
          <w:numId w:val="10"/>
        </w:numPr>
        <w:spacing w:line="360" w:lineRule="auto"/>
        <w:jc w:val="both"/>
        <w:rPr>
          <w:color w:val="4472C4"/>
        </w:rPr>
      </w:pPr>
      <w:r w:rsidRPr="00A371CD">
        <w:rPr>
          <w:color w:val="4472C4"/>
        </w:rPr>
        <w:t>Motor Health Report (PDF)</w:t>
      </w:r>
    </w:p>
    <w:p w14:paraId="0665B022" w14:textId="77777777" w:rsidR="00E8165C" w:rsidRPr="00A371CD" w:rsidRDefault="00E8165C" w:rsidP="00E8165C">
      <w:pPr>
        <w:spacing w:line="360" w:lineRule="auto"/>
        <w:jc w:val="both"/>
        <w:rPr>
          <w:color w:val="4472C4"/>
        </w:rPr>
      </w:pPr>
      <w:r w:rsidRPr="00A371CD">
        <w:rPr>
          <w:color w:val="4472C4"/>
        </w:rPr>
        <w:lastRenderedPageBreak/>
        <w:t>Currently in 869</w:t>
      </w:r>
      <w:r w:rsidR="0081302F" w:rsidRPr="00A371CD">
        <w:rPr>
          <w:color w:val="4472C4"/>
        </w:rPr>
        <w:t xml:space="preserve">, we have motor health report which consists of details about </w:t>
      </w:r>
      <w:r w:rsidR="004E08C2" w:rsidRPr="00A371CD">
        <w:rPr>
          <w:color w:val="4472C4"/>
        </w:rPr>
        <w:t>motor start records, event statistics</w:t>
      </w:r>
      <w:r w:rsidR="00C920E1" w:rsidRPr="00A371CD">
        <w:rPr>
          <w:color w:val="4472C4"/>
        </w:rPr>
        <w:t xml:space="preserve"> etc. This content is not justifiable to call it as Motor health report especially in the context of </w:t>
      </w:r>
      <w:r w:rsidR="00F13DFB" w:rsidRPr="00A371CD">
        <w:rPr>
          <w:color w:val="4472C4"/>
        </w:rPr>
        <w:t xml:space="preserve">869 relay supporting ESA algorithms. </w:t>
      </w:r>
      <w:r w:rsidR="00C67BBC" w:rsidRPr="00A371CD">
        <w:rPr>
          <w:color w:val="4472C4"/>
        </w:rPr>
        <w:t xml:space="preserve">Hence it is suggested to change existing motor health report to ‘motor </w:t>
      </w:r>
      <w:r w:rsidR="00CA2655" w:rsidRPr="00A371CD">
        <w:rPr>
          <w:color w:val="4472C4"/>
        </w:rPr>
        <w:t>operational report’. The following will be the new content proposed for motor health report</w:t>
      </w:r>
      <w:r w:rsidR="00DB25C8" w:rsidRPr="00A371CD">
        <w:rPr>
          <w:color w:val="4472C4"/>
        </w:rPr>
        <w:t xml:space="preserve"> (based on order code supported)</w:t>
      </w:r>
      <w:r w:rsidR="00CA2655" w:rsidRPr="00A371CD">
        <w:rPr>
          <w:color w:val="4472C4"/>
        </w:rPr>
        <w:t xml:space="preserve">, </w:t>
      </w:r>
    </w:p>
    <w:p w14:paraId="0622AC3F" w14:textId="77777777" w:rsidR="00AF5B96" w:rsidRPr="00A371CD" w:rsidRDefault="00AF5B96" w:rsidP="00AF5B96">
      <w:pPr>
        <w:numPr>
          <w:ilvl w:val="0"/>
          <w:numId w:val="46"/>
        </w:numPr>
        <w:spacing w:line="360" w:lineRule="auto"/>
        <w:jc w:val="both"/>
        <w:rPr>
          <w:color w:val="4472C4"/>
        </w:rPr>
      </w:pPr>
      <w:r w:rsidRPr="00A371CD">
        <w:rPr>
          <w:color w:val="4472C4"/>
        </w:rPr>
        <w:t>Motor nameplate details from settings</w:t>
      </w:r>
      <w:r w:rsidR="00CD17EA" w:rsidRPr="00A371CD">
        <w:rPr>
          <w:color w:val="4472C4"/>
        </w:rPr>
        <w:t xml:space="preserve"> [Path: System\Motor\Setup]</w:t>
      </w:r>
      <w:r w:rsidRPr="00A371CD">
        <w:rPr>
          <w:color w:val="4472C4"/>
        </w:rPr>
        <w:t xml:space="preserve"> &amp; standard GE motor/869 relay image.</w:t>
      </w:r>
    </w:p>
    <w:p w14:paraId="7B36A095" w14:textId="77777777" w:rsidR="00AF5B96" w:rsidRPr="00A371CD" w:rsidRDefault="00AF5B96" w:rsidP="00AF5B96">
      <w:pPr>
        <w:numPr>
          <w:ilvl w:val="0"/>
          <w:numId w:val="46"/>
        </w:numPr>
        <w:spacing w:line="360" w:lineRule="auto"/>
        <w:jc w:val="both"/>
        <w:rPr>
          <w:color w:val="4472C4"/>
        </w:rPr>
      </w:pPr>
      <w:r w:rsidRPr="00A371CD">
        <w:rPr>
          <w:color w:val="4472C4"/>
        </w:rPr>
        <w:t xml:space="preserve">Report details including date/time of report generation, date/time range between which data is presented, relay name (device id/serial no), FW version. </w:t>
      </w:r>
    </w:p>
    <w:p w14:paraId="79BB8111" w14:textId="77777777" w:rsidR="00CD17EA" w:rsidRPr="00A371CD" w:rsidRDefault="00CD17EA" w:rsidP="00AF5B96">
      <w:pPr>
        <w:numPr>
          <w:ilvl w:val="0"/>
          <w:numId w:val="46"/>
        </w:numPr>
        <w:spacing w:line="360" w:lineRule="auto"/>
        <w:jc w:val="both"/>
        <w:rPr>
          <w:color w:val="4472C4"/>
        </w:rPr>
      </w:pPr>
      <w:r w:rsidRPr="00A371CD">
        <w:rPr>
          <w:color w:val="4472C4"/>
        </w:rPr>
        <w:t>Last snapshot of BRB, Stator inter-turn metering data as table (at the time of report generation using Modbus registers read)</w:t>
      </w:r>
      <w:r w:rsidR="00A45791" w:rsidRPr="00A371CD">
        <w:rPr>
          <w:color w:val="4472C4"/>
        </w:rPr>
        <w:t xml:space="preserve"> and corresponding settings</w:t>
      </w:r>
      <w:r w:rsidRPr="00A371CD">
        <w:rPr>
          <w:color w:val="4472C4"/>
        </w:rPr>
        <w:t>.</w:t>
      </w:r>
    </w:p>
    <w:p w14:paraId="29535CA4" w14:textId="77777777" w:rsidR="00CD17EA" w:rsidRPr="00CD17EA" w:rsidRDefault="00CD17EA" w:rsidP="00CD17EA">
      <w:pPr>
        <w:numPr>
          <w:ilvl w:val="0"/>
          <w:numId w:val="46"/>
        </w:numPr>
        <w:spacing w:line="360" w:lineRule="auto"/>
        <w:jc w:val="both"/>
        <w:rPr>
          <w:color w:val="4472C4"/>
        </w:rPr>
      </w:pPr>
      <w:r w:rsidRPr="00A371CD">
        <w:rPr>
          <w:color w:val="4472C4"/>
        </w:rPr>
        <w:t>Last snapshot of Bearing, Mechanical and Stator ESA baseline</w:t>
      </w:r>
      <w:r w:rsidR="0000048F" w:rsidRPr="00A371CD">
        <w:rPr>
          <w:color w:val="4472C4"/>
        </w:rPr>
        <w:t xml:space="preserve"> &amp; monitoring</w:t>
      </w:r>
      <w:r w:rsidRPr="00A371CD">
        <w:rPr>
          <w:color w:val="4472C4"/>
        </w:rPr>
        <w:t xml:space="preserve"> </w:t>
      </w:r>
      <w:r w:rsidRPr="00CD17EA">
        <w:rPr>
          <w:color w:val="4472C4"/>
        </w:rPr>
        <w:t>data as table (at the time of report generation using Modbus registers</w:t>
      </w:r>
      <w:r>
        <w:rPr>
          <w:color w:val="4472C4"/>
        </w:rPr>
        <w:t xml:space="preserve"> read</w:t>
      </w:r>
      <w:r w:rsidRPr="00CD17EA">
        <w:rPr>
          <w:color w:val="4472C4"/>
        </w:rPr>
        <w:t>)</w:t>
      </w:r>
      <w:r w:rsidR="007A09A2">
        <w:rPr>
          <w:color w:val="4472C4"/>
        </w:rPr>
        <w:t xml:space="preserve"> and corresponding settings</w:t>
      </w:r>
      <w:r w:rsidRPr="00CD17EA">
        <w:rPr>
          <w:color w:val="4472C4"/>
        </w:rPr>
        <w:t>.</w:t>
      </w:r>
    </w:p>
    <w:p w14:paraId="7E15D5F8" w14:textId="77777777" w:rsidR="00CD17EA" w:rsidRPr="00A371CD" w:rsidRDefault="001E1041" w:rsidP="00AF5B96">
      <w:pPr>
        <w:numPr>
          <w:ilvl w:val="0"/>
          <w:numId w:val="46"/>
        </w:numPr>
        <w:spacing w:line="360" w:lineRule="auto"/>
        <w:jc w:val="both"/>
        <w:rPr>
          <w:color w:val="4472C4"/>
        </w:rPr>
      </w:pPr>
      <w:r w:rsidRPr="00A371CD">
        <w:rPr>
          <w:color w:val="4472C4"/>
        </w:rPr>
        <w:t xml:space="preserve">Last generated FFT waveform snapshot </w:t>
      </w:r>
      <w:r w:rsidR="0000048F" w:rsidRPr="00A371CD">
        <w:rPr>
          <w:color w:val="4472C4"/>
        </w:rPr>
        <w:t>under Motor records with fault freq’s and dB levels</w:t>
      </w:r>
      <w:r w:rsidR="00F55637">
        <w:rPr>
          <w:color w:val="4472C4"/>
        </w:rPr>
        <w:t xml:space="preserve"> and ESA circle for enabled functions</w:t>
      </w:r>
      <w:r w:rsidR="0000048F" w:rsidRPr="00A371CD">
        <w:rPr>
          <w:color w:val="4472C4"/>
        </w:rPr>
        <w:t xml:space="preserve">.  </w:t>
      </w:r>
    </w:p>
    <w:p w14:paraId="26BE757E" w14:textId="77777777" w:rsidR="00B61F2C" w:rsidRPr="00AB0874" w:rsidRDefault="00B61F2C" w:rsidP="00B61F2C">
      <w:pPr>
        <w:numPr>
          <w:ilvl w:val="0"/>
          <w:numId w:val="10"/>
        </w:numPr>
        <w:spacing w:line="360" w:lineRule="auto"/>
        <w:jc w:val="both"/>
        <w:rPr>
          <w:b/>
          <w:color w:val="4472C4"/>
        </w:rPr>
      </w:pPr>
      <w:r w:rsidRPr="00A371CD">
        <w:rPr>
          <w:b/>
          <w:color w:val="4472C4"/>
        </w:rPr>
        <w:t xml:space="preserve">FFT Waveform: </w:t>
      </w:r>
      <w:r w:rsidRPr="00A371CD">
        <w:rPr>
          <w:color w:val="4472C4"/>
        </w:rPr>
        <w:t xml:space="preserve">Existing FFT waveform </w:t>
      </w:r>
      <w:r w:rsidR="00F45E2D" w:rsidRPr="00A371CD">
        <w:rPr>
          <w:color w:val="4472C4"/>
        </w:rPr>
        <w:t>must</w:t>
      </w:r>
      <w:r w:rsidR="00EE5CF0" w:rsidRPr="00A371CD">
        <w:rPr>
          <w:color w:val="4472C4"/>
        </w:rPr>
        <w:t xml:space="preserve"> be visualized as per I^2 FFT format.</w:t>
      </w:r>
      <w:r w:rsidR="004C16D2">
        <w:rPr>
          <w:color w:val="4472C4"/>
        </w:rPr>
        <w:t xml:space="preserve"> </w:t>
      </w:r>
      <w:r w:rsidR="004C16D2" w:rsidRPr="004C16D2">
        <w:rPr>
          <w:color w:val="C00000"/>
        </w:rPr>
        <w:t>Below the FFT waveform a table showing dB values corresponding to each F1 to F15 fault frequency</w:t>
      </w:r>
      <w:r w:rsidR="004C16D2">
        <w:rPr>
          <w:color w:val="C00000"/>
        </w:rPr>
        <w:t xml:space="preserve"> should be retrieved from ESA.csv file of FFT and displayed with S.No, Fault Freq (F1 to F15), Magnitude (dB) as headers of table.</w:t>
      </w:r>
    </w:p>
    <w:bookmarkStart w:id="9" w:name="_MON_1645529915"/>
    <w:bookmarkEnd w:id="9"/>
    <w:p w14:paraId="73AE39EA" w14:textId="77777777" w:rsidR="00AB0874" w:rsidRPr="00865464" w:rsidRDefault="00975E3A" w:rsidP="00AB0874">
      <w:pPr>
        <w:spacing w:line="360" w:lineRule="auto"/>
        <w:ind w:left="720"/>
        <w:jc w:val="both"/>
        <w:rPr>
          <w:b/>
          <w:color w:val="4472C4"/>
        </w:rPr>
      </w:pPr>
      <w:r>
        <w:rPr>
          <w:b/>
          <w:color w:val="4472C4"/>
        </w:rPr>
        <w:object w:dxaOrig="1508" w:dyaOrig="983" w14:anchorId="4342D745">
          <v:shape id="_x0000_i1041" type="#_x0000_t75" style="width:75.65pt;height:49.2pt" o:ole="">
            <v:imagedata r:id="rId64" o:title=""/>
          </v:shape>
          <o:OLEObject Type="Embed" ProgID="Word.Document.12" ShapeID="_x0000_i1041" DrawAspect="Icon" ObjectID="_1766214034" r:id="rId65">
            <o:FieldCodes>\s</o:FieldCodes>
          </o:OLEObject>
        </w:object>
      </w:r>
    </w:p>
    <w:p w14:paraId="7DF0A95C" w14:textId="77777777" w:rsidR="00865464" w:rsidRPr="00A371CD" w:rsidRDefault="00865464" w:rsidP="00B61F2C">
      <w:pPr>
        <w:numPr>
          <w:ilvl w:val="0"/>
          <w:numId w:val="10"/>
        </w:numPr>
        <w:spacing w:line="360" w:lineRule="auto"/>
        <w:jc w:val="both"/>
        <w:rPr>
          <w:b/>
          <w:color w:val="4472C4"/>
        </w:rPr>
      </w:pPr>
      <w:r>
        <w:rPr>
          <w:b/>
          <w:color w:val="4472C4"/>
        </w:rPr>
        <w:t>Baseline data of load bins shall be part of service report as a file</w:t>
      </w:r>
      <w:r w:rsidR="0051505B">
        <w:rPr>
          <w:b/>
          <w:color w:val="4472C4"/>
        </w:rPr>
        <w:t xml:space="preserve"> (ESA baseline data.txt)</w:t>
      </w:r>
      <w:r>
        <w:rPr>
          <w:b/>
          <w:color w:val="4472C4"/>
        </w:rPr>
        <w:t xml:space="preserve">. </w:t>
      </w:r>
    </w:p>
    <w:p w14:paraId="149E293B" w14:textId="77777777" w:rsidR="000630C8" w:rsidRPr="002B4528" w:rsidRDefault="000630C8" w:rsidP="000630C8">
      <w:pPr>
        <w:pStyle w:val="Heading3"/>
        <w:numPr>
          <w:ilvl w:val="0"/>
          <w:numId w:val="7"/>
        </w:numPr>
        <w:rPr>
          <w:rFonts w:cs="Times New Roman"/>
          <w:bCs w:val="0"/>
          <w:sz w:val="22"/>
          <w:szCs w:val="24"/>
          <w:highlight w:val="yellow"/>
          <w:u w:val="single"/>
        </w:rPr>
      </w:pPr>
      <w:r w:rsidRPr="002B4528">
        <w:rPr>
          <w:rFonts w:cs="Times New Roman"/>
          <w:bCs w:val="0"/>
          <w:sz w:val="22"/>
          <w:szCs w:val="24"/>
          <w:highlight w:val="yellow"/>
          <w:u w:val="single"/>
        </w:rPr>
        <w:t>Events &amp; Records</w:t>
      </w:r>
    </w:p>
    <w:p w14:paraId="12A08B30" w14:textId="77777777" w:rsidR="000630C8" w:rsidRDefault="000630C8" w:rsidP="000630C8">
      <w:pPr>
        <w:pStyle w:val="Heading3"/>
      </w:pPr>
      <w:r>
        <w:t>Execution Rate</w:t>
      </w:r>
    </w:p>
    <w:p w14:paraId="3408603E" w14:textId="77777777" w:rsidR="000630C8" w:rsidRDefault="000630C8" w:rsidP="000630C8">
      <w:r>
        <w:t>Every 1 minute</w:t>
      </w:r>
    </w:p>
    <w:p w14:paraId="40610004" w14:textId="77777777" w:rsidR="000630C8" w:rsidRDefault="000630C8" w:rsidP="000630C8">
      <w:pPr>
        <w:pStyle w:val="Heading3"/>
      </w:pPr>
      <w:r>
        <w:lastRenderedPageBreak/>
        <w:t>Target Messages:</w:t>
      </w:r>
    </w:p>
    <w:p w14:paraId="644A7CF5" w14:textId="77777777" w:rsidR="000630C8" w:rsidRPr="007B4514" w:rsidRDefault="00045227" w:rsidP="00045227">
      <w:pPr>
        <w:tabs>
          <w:tab w:val="left" w:pos="3600"/>
        </w:tabs>
        <w:spacing w:after="0"/>
        <w:rPr>
          <w:color w:val="538135"/>
        </w:rPr>
      </w:pPr>
      <w:r w:rsidRPr="007B4514">
        <w:rPr>
          <w:color w:val="538135"/>
        </w:rPr>
        <w:t xml:space="preserve">See Operands Table </w:t>
      </w:r>
    </w:p>
    <w:p w14:paraId="18A8A53D" w14:textId="77777777" w:rsidR="000630C8" w:rsidRPr="00184CC5" w:rsidRDefault="000630C8" w:rsidP="000630C8">
      <w:pPr>
        <w:pStyle w:val="Heading3"/>
      </w:pPr>
      <w:r w:rsidRPr="00184CC5">
        <w:t>Event Recorder:</w:t>
      </w:r>
    </w:p>
    <w:p w14:paraId="18D7CDA9" w14:textId="77777777" w:rsidR="00045227" w:rsidRPr="007B4514" w:rsidRDefault="00045227" w:rsidP="00045227">
      <w:pPr>
        <w:tabs>
          <w:tab w:val="left" w:pos="3600"/>
        </w:tabs>
        <w:spacing w:after="0"/>
        <w:rPr>
          <w:color w:val="538135"/>
        </w:rPr>
      </w:pPr>
      <w:r w:rsidRPr="007B4514">
        <w:rPr>
          <w:color w:val="538135"/>
        </w:rPr>
        <w:t>See Operands Table</w:t>
      </w:r>
    </w:p>
    <w:p w14:paraId="29F97E39" w14:textId="77777777" w:rsidR="000630C8" w:rsidRDefault="000630C8" w:rsidP="000630C8">
      <w:pPr>
        <w:rPr>
          <w:rFonts w:cs="Arial"/>
          <w:b/>
          <w:bCs/>
          <w:sz w:val="26"/>
          <w:szCs w:val="26"/>
        </w:rPr>
      </w:pPr>
    </w:p>
    <w:p w14:paraId="636C2287" w14:textId="77777777" w:rsidR="000630C8" w:rsidRDefault="000630C8" w:rsidP="000630C8">
      <w:pPr>
        <w:rPr>
          <w:rFonts w:cs="Arial"/>
          <w:b/>
          <w:bCs/>
          <w:sz w:val="26"/>
          <w:szCs w:val="26"/>
        </w:rPr>
      </w:pPr>
      <w:r>
        <w:rPr>
          <w:rFonts w:cs="Arial"/>
          <w:b/>
          <w:bCs/>
          <w:sz w:val="26"/>
          <w:szCs w:val="26"/>
        </w:rPr>
        <w:t>Factory Settings:</w:t>
      </w:r>
    </w:p>
    <w:p w14:paraId="46757C5E" w14:textId="77777777" w:rsidR="000630C8" w:rsidRPr="002B4528" w:rsidRDefault="000630C8" w:rsidP="000630C8">
      <w:r w:rsidRPr="002B4528">
        <w:t xml:space="preserve">Data Quality Check – Enable/Disable </w:t>
      </w:r>
      <w:r>
        <w:t>– Default (Enable)</w:t>
      </w:r>
    </w:p>
    <w:p w14:paraId="24310E7F" w14:textId="77777777" w:rsidR="000630C8" w:rsidRDefault="000630C8" w:rsidP="000630C8">
      <w:r w:rsidRPr="002B4528">
        <w:t>Vicinity Check – Value (0.</w:t>
      </w:r>
      <w:r>
        <w:t>3</w:t>
      </w:r>
      <w:r w:rsidRPr="002B4528">
        <w:t xml:space="preserve"> to 1.0</w:t>
      </w:r>
      <w:r>
        <w:t xml:space="preserve"> Hz</w:t>
      </w:r>
      <w:r w:rsidRPr="002B4528">
        <w:t>)</w:t>
      </w:r>
      <w:r>
        <w:t xml:space="preserve"> – Default (0.5 Hz)</w:t>
      </w:r>
    </w:p>
    <w:p w14:paraId="0905EAA4" w14:textId="77777777" w:rsidR="00045227" w:rsidRDefault="00045227" w:rsidP="000630C8">
      <w:r w:rsidRPr="00045227">
        <w:rPr>
          <w:b/>
        </w:rPr>
        <w:t>Path:</w:t>
      </w:r>
      <w:r>
        <w:t xml:space="preserve"> Setpoints\Factory\ESA</w:t>
      </w:r>
    </w:p>
    <w:p w14:paraId="43075A83" w14:textId="7A2402AF" w:rsidR="00045227" w:rsidRDefault="001F0BE3" w:rsidP="000630C8">
      <w:r w:rsidRPr="00045227">
        <w:rPr>
          <w:noProof/>
        </w:rPr>
        <w:drawing>
          <wp:inline distT="0" distB="0" distL="0" distR="0" wp14:anchorId="764955DE" wp14:editId="0D43B92F">
            <wp:extent cx="3057525" cy="26765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7525" cy="2676525"/>
                    </a:xfrm>
                    <a:prstGeom prst="rect">
                      <a:avLst/>
                    </a:prstGeom>
                    <a:noFill/>
                    <a:ln>
                      <a:noFill/>
                    </a:ln>
                  </pic:spPr>
                </pic:pic>
              </a:graphicData>
            </a:graphic>
          </wp:inline>
        </w:drawing>
      </w:r>
    </w:p>
    <w:p w14:paraId="0C2831A1" w14:textId="77777777" w:rsidR="00045227" w:rsidRPr="002B4528" w:rsidRDefault="00045227" w:rsidP="000630C8"/>
    <w:p w14:paraId="7D049F63" w14:textId="77777777" w:rsidR="000630C8" w:rsidRPr="00534E99" w:rsidRDefault="000630C8" w:rsidP="000630C8">
      <w:pPr>
        <w:rPr>
          <w:rFonts w:cs="Arial"/>
          <w:b/>
          <w:bCs/>
          <w:sz w:val="26"/>
          <w:szCs w:val="26"/>
        </w:rPr>
      </w:pPr>
      <w:r>
        <w:rPr>
          <w:rFonts w:cs="Arial"/>
          <w:b/>
          <w:bCs/>
          <w:sz w:val="26"/>
          <w:szCs w:val="26"/>
        </w:rPr>
        <w:t>Commands</w:t>
      </w:r>
    </w:p>
    <w:p w14:paraId="3563981E" w14:textId="77777777" w:rsidR="000630C8" w:rsidRDefault="000630C8" w:rsidP="000630C8">
      <w:pPr>
        <w:rPr>
          <w:lang w:val="en-US"/>
        </w:rPr>
      </w:pPr>
      <w:r>
        <w:rPr>
          <w:rFonts w:cs="Arial"/>
          <w:b/>
          <w:bCs/>
          <w:sz w:val="26"/>
          <w:szCs w:val="26"/>
        </w:rPr>
        <w:t>Records/Clear Records</w:t>
      </w:r>
    </w:p>
    <w:p w14:paraId="48CF9A2E" w14:textId="77777777" w:rsidR="000630C8" w:rsidRDefault="000630C8" w:rsidP="000630C8">
      <w:pPr>
        <w:tabs>
          <w:tab w:val="left" w:pos="2880"/>
        </w:tabs>
        <w:spacing w:after="0"/>
        <w:rPr>
          <w:rFonts w:ascii="Arial" w:hAnsi="Arial"/>
          <w:b/>
          <w:sz w:val="18"/>
        </w:rPr>
      </w:pPr>
      <w:r>
        <w:rPr>
          <w:rFonts w:ascii="Arial" w:hAnsi="Arial"/>
          <w:b/>
          <w:sz w:val="18"/>
        </w:rPr>
        <w:t xml:space="preserve">PATH: </w:t>
      </w:r>
      <w:r w:rsidR="00045227" w:rsidRPr="00045227">
        <w:rPr>
          <w:rFonts w:ascii="Arial" w:hAnsi="Arial"/>
          <w:sz w:val="18"/>
        </w:rPr>
        <w:t>Records\Clear Records</w:t>
      </w:r>
    </w:p>
    <w:p w14:paraId="5F5AA409" w14:textId="5B394E69" w:rsidR="000630C8" w:rsidRDefault="001F0BE3" w:rsidP="000630C8">
      <w:r w:rsidRPr="00045227">
        <w:rPr>
          <w:noProof/>
        </w:rPr>
        <w:lastRenderedPageBreak/>
        <w:drawing>
          <wp:inline distT="0" distB="0" distL="0" distR="0" wp14:anchorId="767023C0" wp14:editId="5B8D6A71">
            <wp:extent cx="3057525" cy="59150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14:paraId="3353D87E" w14:textId="77777777" w:rsidR="000630C8" w:rsidRPr="001E65EB" w:rsidRDefault="000630C8" w:rsidP="000630C8">
      <w:pPr>
        <w:pStyle w:val="Heading3"/>
      </w:pPr>
      <w:r w:rsidRPr="001E65EB">
        <w:t>HYSTERESIS</w:t>
      </w:r>
    </w:p>
    <w:p w14:paraId="32A530D7" w14:textId="77777777" w:rsidR="000630C8" w:rsidRDefault="000630C8" w:rsidP="000630C8">
      <w:r w:rsidRPr="001E65EB">
        <w:t xml:space="preserve">Dropout from </w:t>
      </w:r>
      <w:r w:rsidRPr="00243E16">
        <w:t>Bearing &amp; Eccentricity</w:t>
      </w:r>
      <w:r>
        <w:t xml:space="preserve"> OP</w:t>
      </w:r>
      <w:r w:rsidRPr="001E65EB">
        <w:t xml:space="preserve">: 2% </w:t>
      </w:r>
    </w:p>
    <w:p w14:paraId="064F847F" w14:textId="77777777" w:rsidR="000630C8" w:rsidRPr="001E65EB" w:rsidRDefault="000630C8" w:rsidP="000630C8">
      <w:pPr>
        <w:pStyle w:val="Heading3"/>
      </w:pPr>
      <w:r w:rsidRPr="001E65EB">
        <w:t>SECURITY COUNTS</w:t>
      </w:r>
    </w:p>
    <w:p w14:paraId="339AAE31" w14:textId="77777777" w:rsidR="000630C8" w:rsidRDefault="000630C8" w:rsidP="000630C8">
      <w:r w:rsidRPr="001E65EB">
        <w:t xml:space="preserve">2 counts for the </w:t>
      </w:r>
      <w:r w:rsidRPr="00243E16">
        <w:t>Bearing &amp; Eccentricity</w:t>
      </w:r>
      <w:r>
        <w:t xml:space="preserve"> OP operand</w:t>
      </w:r>
    </w:p>
    <w:p w14:paraId="50194E2A" w14:textId="77777777" w:rsidR="000630C8" w:rsidRDefault="000630C8" w:rsidP="000630C8">
      <w:pPr>
        <w:pStyle w:val="Heading3"/>
      </w:pPr>
      <w:r>
        <w:lastRenderedPageBreak/>
        <w:t>LEDs:</w:t>
      </w:r>
    </w:p>
    <w:p w14:paraId="75D87C38" w14:textId="77777777" w:rsidR="000630C8" w:rsidRDefault="000630C8" w:rsidP="000630C8">
      <w:r>
        <w:t>N/A</w:t>
      </w:r>
    </w:p>
    <w:p w14:paraId="0D225DD1" w14:textId="77777777" w:rsidR="000630C8" w:rsidRDefault="000630C8" w:rsidP="000630C8">
      <w:pPr>
        <w:pStyle w:val="Heading3"/>
      </w:pPr>
      <w:r>
        <w:t>Display Messages:</w:t>
      </w:r>
    </w:p>
    <w:p w14:paraId="7A75DCEF" w14:textId="77777777" w:rsidR="000630C8" w:rsidRPr="00FD6C20" w:rsidRDefault="000630C8" w:rsidP="000630C8">
      <w:pPr>
        <w:tabs>
          <w:tab w:val="left" w:pos="3600"/>
        </w:tabs>
        <w:spacing w:after="0"/>
        <w:sectPr w:rsidR="000630C8" w:rsidRPr="00FD6C20" w:rsidSect="00845D70">
          <w:pgSz w:w="12240" w:h="15840"/>
          <w:pgMar w:top="1440" w:right="1800" w:bottom="1440" w:left="1800" w:header="720" w:footer="720" w:gutter="0"/>
          <w:cols w:space="720"/>
          <w:docGrid w:linePitch="360"/>
        </w:sectPr>
      </w:pPr>
      <w:r>
        <w:t>N/A</w:t>
      </w:r>
    </w:p>
    <w:p w14:paraId="16A9BE01" w14:textId="77777777" w:rsidR="000630C8" w:rsidRDefault="000630C8" w:rsidP="000630C8">
      <w:pPr>
        <w:rPr>
          <w:b/>
        </w:rPr>
      </w:pPr>
    </w:p>
    <w:p w14:paraId="08EAE58A" w14:textId="77777777" w:rsidR="000630C8" w:rsidRPr="00A50CE3" w:rsidRDefault="000630C8" w:rsidP="000630C8">
      <w:pPr>
        <w:numPr>
          <w:ilvl w:val="0"/>
          <w:numId w:val="7"/>
        </w:numPr>
        <w:spacing w:line="360" w:lineRule="auto"/>
        <w:jc w:val="both"/>
      </w:pPr>
      <w:r>
        <w:rPr>
          <w:b/>
          <w:u w:val="single"/>
        </w:rPr>
        <w:t xml:space="preserve">Data for Validation:  </w:t>
      </w:r>
    </w:p>
    <w:p w14:paraId="367482F3" w14:textId="77777777" w:rsidR="000630C8" w:rsidRDefault="000630C8" w:rsidP="000630C8">
      <w:pPr>
        <w:numPr>
          <w:ilvl w:val="0"/>
          <w:numId w:val="11"/>
        </w:numPr>
      </w:pPr>
      <w:r>
        <w:t xml:space="preserve">Baseline data capturing &amp; process has to be screened properly including unavailability of data for particular load bin. </w:t>
      </w:r>
    </w:p>
    <w:p w14:paraId="2ED07760" w14:textId="77777777" w:rsidR="000630C8" w:rsidRDefault="000630C8" w:rsidP="000630C8">
      <w:pPr>
        <w:numPr>
          <w:ilvl w:val="0"/>
          <w:numId w:val="11"/>
        </w:numPr>
      </w:pPr>
      <w:r>
        <w:t xml:space="preserve">Load bin transition has to be verified accurately. </w:t>
      </w:r>
    </w:p>
    <w:p w14:paraId="0E806237" w14:textId="77777777" w:rsidR="000630C8" w:rsidRDefault="000630C8" w:rsidP="000630C8">
      <w:pPr>
        <w:numPr>
          <w:ilvl w:val="0"/>
          <w:numId w:val="11"/>
        </w:numPr>
      </w:pPr>
      <w:r>
        <w:t xml:space="preserve">Data representation in software has to be checked with background FW files in the device. </w:t>
      </w:r>
    </w:p>
    <w:p w14:paraId="6E447E44" w14:textId="77777777" w:rsidR="000630C8" w:rsidRDefault="000630C8" w:rsidP="000630C8">
      <w:pPr>
        <w:numPr>
          <w:ilvl w:val="0"/>
          <w:numId w:val="11"/>
        </w:numPr>
      </w:pPr>
      <w:r>
        <w:t xml:space="preserve">Rate of change computation w.r.t baseline data has to be verified accurately. </w:t>
      </w:r>
    </w:p>
    <w:p w14:paraId="54ACEFF0" w14:textId="77777777" w:rsidR="000630C8" w:rsidRPr="007C6864" w:rsidRDefault="000630C8" w:rsidP="000630C8">
      <w:pPr>
        <w:numPr>
          <w:ilvl w:val="0"/>
          <w:numId w:val="11"/>
        </w:numPr>
      </w:pPr>
      <w:r>
        <w:t>FW results in device can be cross checked with MATLAB computation results.</w:t>
      </w:r>
    </w:p>
    <w:p w14:paraId="097DA022" w14:textId="77777777" w:rsidR="000630C8" w:rsidRDefault="000630C8" w:rsidP="000630C8">
      <w:pPr>
        <w:rPr>
          <w:b/>
        </w:rPr>
      </w:pPr>
    </w:p>
    <w:p w14:paraId="3374F8F1" w14:textId="77777777" w:rsidR="000630C8" w:rsidRPr="006039FE" w:rsidRDefault="000630C8" w:rsidP="000630C8">
      <w:pPr>
        <w:rPr>
          <w:b/>
          <w:u w:val="single"/>
        </w:rPr>
      </w:pPr>
      <w:r>
        <w:rPr>
          <w:b/>
          <w:u w:val="single"/>
        </w:rPr>
        <w:t>Data for implementation/pilot testing in v180:</w:t>
      </w:r>
    </w:p>
    <w:p w14:paraId="297EFF0F" w14:textId="77777777" w:rsidR="000630C8" w:rsidRPr="006039FE" w:rsidRDefault="000630C8" w:rsidP="000630C8">
      <w:pPr>
        <w:numPr>
          <w:ilvl w:val="0"/>
          <w:numId w:val="19"/>
        </w:numPr>
        <w:rPr>
          <w:lang w:val="en-US"/>
        </w:rPr>
      </w:pPr>
      <w:r w:rsidRPr="006039FE">
        <w:rPr>
          <w:lang w:val="en-US"/>
        </w:rPr>
        <w:t xml:space="preserve">Compute ESA in a cyclic manner at every 5 minutes. </w:t>
      </w:r>
    </w:p>
    <w:p w14:paraId="080B9D32" w14:textId="77777777" w:rsidR="000630C8" w:rsidRPr="006039FE" w:rsidRDefault="000630C8" w:rsidP="000630C8">
      <w:pPr>
        <w:numPr>
          <w:ilvl w:val="0"/>
          <w:numId w:val="19"/>
        </w:numPr>
        <w:rPr>
          <w:lang w:val="en-US"/>
        </w:rPr>
      </w:pPr>
      <w:r w:rsidRPr="006039FE">
        <w:rPr>
          <w:lang w:val="en-US"/>
        </w:rPr>
        <w:t xml:space="preserve">Fix operating frequency and compute speed for current cycle. </w:t>
      </w:r>
    </w:p>
    <w:p w14:paraId="409A4A3A" w14:textId="77777777" w:rsidR="000630C8" w:rsidRPr="006039FE" w:rsidRDefault="000630C8" w:rsidP="000630C8">
      <w:pPr>
        <w:numPr>
          <w:ilvl w:val="0"/>
          <w:numId w:val="19"/>
        </w:numPr>
        <w:rPr>
          <w:lang w:val="en-US"/>
        </w:rPr>
      </w:pPr>
      <w:r w:rsidRPr="006039FE">
        <w:rPr>
          <w:lang w:val="en-US"/>
        </w:rPr>
        <w:t xml:space="preserve">Compute look-up table with target frequency list based on operating frequency and speed. Fix frequency vicinity as 0.5Hz (say). </w:t>
      </w:r>
    </w:p>
    <w:p w14:paraId="7A1E5C59" w14:textId="77777777" w:rsidR="000630C8" w:rsidRPr="006039FE" w:rsidRDefault="000630C8" w:rsidP="000630C8">
      <w:pPr>
        <w:numPr>
          <w:ilvl w:val="0"/>
          <w:numId w:val="19"/>
        </w:numPr>
        <w:rPr>
          <w:lang w:val="en-US"/>
        </w:rPr>
      </w:pPr>
      <w:r w:rsidRPr="006039FE">
        <w:rPr>
          <w:lang w:val="en-US"/>
        </w:rPr>
        <w:t xml:space="preserve">Perform data quality check based on available platform computed data.  </w:t>
      </w:r>
    </w:p>
    <w:p w14:paraId="79C9B4E5" w14:textId="77777777" w:rsidR="000630C8" w:rsidRPr="006039FE" w:rsidRDefault="000630C8" w:rsidP="000630C8">
      <w:pPr>
        <w:numPr>
          <w:ilvl w:val="0"/>
          <w:numId w:val="19"/>
        </w:numPr>
        <w:rPr>
          <w:lang w:val="en-US"/>
        </w:rPr>
      </w:pPr>
      <w:r w:rsidRPr="006039FE">
        <w:rPr>
          <w:lang w:val="en-US"/>
        </w:rPr>
        <w:t>Use BRB FFT computation i</w:t>
      </w:r>
      <w:r>
        <w:rPr>
          <w:lang w:val="en-US"/>
        </w:rPr>
        <w:t>tself to compute bearing and Mechanical fault</w:t>
      </w:r>
      <w:r w:rsidRPr="006039FE">
        <w:rPr>
          <w:lang w:val="en-US"/>
        </w:rPr>
        <w:t xml:space="preserve"> FFT computation in low priority task. </w:t>
      </w:r>
    </w:p>
    <w:p w14:paraId="4A2DAB0E" w14:textId="77777777" w:rsidR="000630C8" w:rsidRPr="006039FE" w:rsidRDefault="000630C8" w:rsidP="000630C8">
      <w:pPr>
        <w:numPr>
          <w:ilvl w:val="0"/>
          <w:numId w:val="19"/>
        </w:numPr>
        <w:rPr>
          <w:lang w:val="en-US"/>
        </w:rPr>
      </w:pPr>
      <w:r w:rsidRPr="006039FE">
        <w:rPr>
          <w:lang w:val="en-US"/>
        </w:rPr>
        <w:t xml:space="preserve">Check for highest magnitude at target frequencies vicinity. </w:t>
      </w:r>
    </w:p>
    <w:p w14:paraId="55080749" w14:textId="77777777" w:rsidR="000630C8" w:rsidRPr="006039FE" w:rsidRDefault="000630C8" w:rsidP="000630C8">
      <w:pPr>
        <w:numPr>
          <w:ilvl w:val="0"/>
          <w:numId w:val="19"/>
        </w:numPr>
        <w:rPr>
          <w:lang w:val="en-US"/>
        </w:rPr>
      </w:pPr>
      <w:r w:rsidRPr="006039FE">
        <w:rPr>
          <w:lang w:val="en-US"/>
        </w:rPr>
        <w:t xml:space="preserve">Compute maximum (fault) dB and capture w.r.t frequency, speed and % load. </w:t>
      </w:r>
    </w:p>
    <w:p w14:paraId="300C5523" w14:textId="77777777" w:rsidR="000630C8" w:rsidRPr="006039FE" w:rsidRDefault="000630C8" w:rsidP="000630C8">
      <w:pPr>
        <w:numPr>
          <w:ilvl w:val="0"/>
          <w:numId w:val="19"/>
        </w:numPr>
        <w:rPr>
          <w:lang w:val="en-US"/>
        </w:rPr>
      </w:pPr>
      <w:r w:rsidRPr="006039FE">
        <w:rPr>
          <w:lang w:val="en-US"/>
        </w:rPr>
        <w:t>For Pilot testing (w.r.t machine rating and application):</w:t>
      </w:r>
    </w:p>
    <w:p w14:paraId="642ADC7B" w14:textId="77777777" w:rsidR="000630C8" w:rsidRPr="006039FE" w:rsidRDefault="000630C8" w:rsidP="000630C8">
      <w:pPr>
        <w:ind w:left="720"/>
        <w:rPr>
          <w:lang w:val="en-US"/>
        </w:rPr>
      </w:pPr>
      <w:r w:rsidRPr="006039FE">
        <w:rPr>
          <w:lang w:val="en-US"/>
        </w:rPr>
        <w:t xml:space="preserve">      1. Workshop/lab – Capture ESA dB magnitudes during fault before repair an</w:t>
      </w:r>
      <w:r>
        <w:rPr>
          <w:lang w:val="en-US"/>
        </w:rPr>
        <w:t>d after repair. Make reference</w:t>
      </w:r>
      <w:r w:rsidRPr="006039FE">
        <w:rPr>
          <w:lang w:val="en-US"/>
        </w:rPr>
        <w:t xml:space="preserve"> list.</w:t>
      </w:r>
    </w:p>
    <w:p w14:paraId="5B59406F" w14:textId="77777777" w:rsidR="000630C8" w:rsidRPr="006039FE" w:rsidRDefault="000630C8" w:rsidP="000630C8">
      <w:pPr>
        <w:ind w:left="720"/>
        <w:rPr>
          <w:lang w:val="en-US"/>
        </w:rPr>
      </w:pPr>
      <w:r w:rsidRPr="006039FE">
        <w:rPr>
          <w:lang w:val="en-US"/>
        </w:rPr>
        <w:t xml:space="preserve">      2. Industrial Site – Compute ESA dB magnitudes, monitor rate of change over a period along with speed </w:t>
      </w:r>
      <w:r w:rsidRPr="006039FE">
        <w:rPr>
          <w:lang w:val="en-US"/>
        </w:rPr>
        <w:tab/>
        <w:t xml:space="preserve"> </w:t>
      </w:r>
      <w:r w:rsidRPr="006039FE">
        <w:rPr>
          <w:lang w:val="en-US"/>
        </w:rPr>
        <w:tab/>
        <w:t xml:space="preserve">                  variation based on GRC suggested thresholds.   </w:t>
      </w:r>
    </w:p>
    <w:p w14:paraId="0A09D5CB" w14:textId="77777777" w:rsidR="000630C8" w:rsidRDefault="000630C8" w:rsidP="000630C8">
      <w:pPr>
        <w:ind w:left="720"/>
        <w:rPr>
          <w:b/>
        </w:rPr>
      </w:pPr>
    </w:p>
    <w:p w14:paraId="365B7CB3" w14:textId="77777777" w:rsidR="000630C8" w:rsidRDefault="000630C8" w:rsidP="000630C8">
      <w:pPr>
        <w:rPr>
          <w:b/>
        </w:rPr>
      </w:pPr>
    </w:p>
    <w:p w14:paraId="6ECBC274" w14:textId="77777777" w:rsidR="000630C8" w:rsidRDefault="000630C8" w:rsidP="000630C8">
      <w:pPr>
        <w:rPr>
          <w:b/>
        </w:rPr>
      </w:pPr>
    </w:p>
    <w:p w14:paraId="19EFDDC5" w14:textId="77777777" w:rsidR="000630C8" w:rsidRDefault="000630C8" w:rsidP="000630C8">
      <w:pPr>
        <w:rPr>
          <w:b/>
        </w:rPr>
      </w:pPr>
    </w:p>
    <w:p w14:paraId="221B8B56" w14:textId="77777777" w:rsidR="000630C8" w:rsidRDefault="000630C8" w:rsidP="000630C8">
      <w:pPr>
        <w:rPr>
          <w:b/>
        </w:rPr>
      </w:pPr>
    </w:p>
    <w:p w14:paraId="15BD21A2" w14:textId="77777777" w:rsidR="000630C8" w:rsidRDefault="000630C8" w:rsidP="000630C8">
      <w:pPr>
        <w:rPr>
          <w:b/>
        </w:rPr>
      </w:pPr>
    </w:p>
    <w:p w14:paraId="13C010F5" w14:textId="77777777" w:rsidR="000630C8" w:rsidRDefault="000630C8" w:rsidP="000630C8">
      <w:pPr>
        <w:rPr>
          <w:b/>
        </w:rPr>
      </w:pPr>
    </w:p>
    <w:p w14:paraId="4A5736F5" w14:textId="77777777" w:rsidR="000630C8" w:rsidRDefault="000630C8" w:rsidP="000630C8">
      <w:pPr>
        <w:rPr>
          <w:b/>
        </w:rPr>
      </w:pPr>
    </w:p>
    <w:p w14:paraId="0EE43870" w14:textId="77777777" w:rsidR="000630C8" w:rsidRDefault="000630C8" w:rsidP="000630C8">
      <w:pPr>
        <w:rPr>
          <w:b/>
        </w:rPr>
      </w:pPr>
    </w:p>
    <w:p w14:paraId="6455D596" w14:textId="77777777" w:rsidR="000630C8" w:rsidRDefault="000630C8" w:rsidP="000630C8">
      <w:pPr>
        <w:rPr>
          <w:b/>
        </w:rPr>
      </w:pPr>
      <w:r>
        <w:rPr>
          <w:b/>
        </w:rPr>
        <w:t xml:space="preserve">Functional </w:t>
      </w:r>
      <w:r w:rsidRPr="008F6435">
        <w:rPr>
          <w:b/>
        </w:rPr>
        <w:t>Block diagram for ESA – Bearing &amp; Eccentricity</w:t>
      </w:r>
      <w:r>
        <w:rPr>
          <w:b/>
        </w:rPr>
        <w:t xml:space="preserve"> (Not to exact scale)</w:t>
      </w:r>
    </w:p>
    <w:p w14:paraId="4BEFBE79" w14:textId="70BF5DF1" w:rsidR="000630C8" w:rsidRDefault="001F0BE3" w:rsidP="000630C8">
      <w:pPr>
        <w:rPr>
          <w:b/>
        </w:rPr>
      </w:pPr>
      <w:r w:rsidRPr="00751CCD">
        <w:rPr>
          <w:noProof/>
          <w:lang w:val="en-US"/>
        </w:rPr>
        <w:lastRenderedPageBreak/>
        <w:drawing>
          <wp:inline distT="0" distB="0" distL="0" distR="0" wp14:anchorId="47187190" wp14:editId="03DA8224">
            <wp:extent cx="4069080" cy="508952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grayscl/>
                      <a:extLst>
                        <a:ext uri="{28A0092B-C50C-407E-A947-70E740481C1C}">
                          <a14:useLocalDpi xmlns:a14="http://schemas.microsoft.com/office/drawing/2010/main" val="0"/>
                        </a:ext>
                      </a:extLst>
                    </a:blip>
                    <a:srcRect/>
                    <a:stretch>
                      <a:fillRect/>
                    </a:stretch>
                  </pic:blipFill>
                  <pic:spPr bwMode="auto">
                    <a:xfrm>
                      <a:off x="0" y="0"/>
                      <a:ext cx="4069080" cy="5089525"/>
                    </a:xfrm>
                    <a:prstGeom prst="rect">
                      <a:avLst/>
                    </a:prstGeom>
                    <a:noFill/>
                    <a:ln>
                      <a:noFill/>
                    </a:ln>
                  </pic:spPr>
                </pic:pic>
              </a:graphicData>
            </a:graphic>
          </wp:inline>
        </w:drawing>
      </w:r>
    </w:p>
    <w:p w14:paraId="476AFFC6" w14:textId="77777777" w:rsidR="000630C8" w:rsidRDefault="000630C8" w:rsidP="000630C8">
      <w:pPr>
        <w:rPr>
          <w:b/>
        </w:rPr>
      </w:pPr>
      <w:r>
        <w:rPr>
          <w:b/>
        </w:rPr>
        <w:lastRenderedPageBreak/>
        <w:t xml:space="preserve">Nomenclature </w:t>
      </w:r>
    </w:p>
    <w:p w14:paraId="6EE32445" w14:textId="3F418C57" w:rsidR="000630C8" w:rsidRDefault="00000000" w:rsidP="000630C8">
      <m:oMath>
        <m:sSub>
          <m:sSubPr>
            <m:ctrlPr>
              <w:rPr>
                <w:rFonts w:ascii="Cambria Math" w:eastAsia="Calibri" w:hAnsi="Cambria Math"/>
                <w:i/>
                <w:szCs w:val="22"/>
                <w:lang w:val="en-US"/>
              </w:rPr>
            </m:ctrlPr>
          </m:sSubPr>
          <m:e>
            <m:r>
              <w:rPr>
                <w:rFonts w:ascii="Cambria Math" w:hAnsi="Cambria Math"/>
              </w:rPr>
              <m:t>N</m:t>
            </m:r>
          </m:e>
          <m:sub>
            <m:r>
              <w:rPr>
                <w:rFonts w:ascii="Cambria Math" w:hAnsi="Cambria Math"/>
              </w:rPr>
              <m:t>b</m:t>
            </m:r>
          </m:sub>
        </m:sSub>
      </m:oMath>
      <w:r w:rsidR="000630C8">
        <w:t xml:space="preserve"> - Number of rolling elements or ball bearings</w:t>
      </w:r>
    </w:p>
    <w:p w14:paraId="1AF36700" w14:textId="24ECFEA5" w:rsidR="000630C8" w:rsidRDefault="00000000" w:rsidP="000630C8">
      <m:oMath>
        <m:sSub>
          <m:sSubPr>
            <m:ctrlPr>
              <w:rPr>
                <w:rFonts w:ascii="Cambria Math" w:eastAsia="Calibri" w:hAnsi="Cambria Math"/>
                <w:i/>
                <w:szCs w:val="22"/>
                <w:lang w:val="en-US"/>
              </w:rPr>
            </m:ctrlPr>
          </m:sSubPr>
          <m:e>
            <m:r>
              <w:rPr>
                <w:rFonts w:ascii="Cambria Math" w:hAnsi="Cambria Math"/>
              </w:rPr>
              <m:t>w</m:t>
            </m:r>
          </m:e>
          <m:sub>
            <m:r>
              <w:rPr>
                <w:rFonts w:ascii="Cambria Math" w:hAnsi="Cambria Math"/>
              </w:rPr>
              <m:t>r</m:t>
            </m:r>
          </m:sub>
        </m:sSub>
      </m:oMath>
      <w:r w:rsidR="000630C8">
        <w:t xml:space="preserve"> - Rotor speed</w:t>
      </w:r>
    </w:p>
    <w:p w14:paraId="06C32F43" w14:textId="0E722710" w:rsidR="000630C8" w:rsidRDefault="00000000" w:rsidP="000630C8">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b</m:t>
            </m:r>
          </m:sub>
        </m:sSub>
      </m:oMath>
      <w:r w:rsidR="000630C8">
        <w:t xml:space="preserve"> - Ball diameter</w:t>
      </w:r>
    </w:p>
    <w:p w14:paraId="08F8E307" w14:textId="413C37ED" w:rsidR="000630C8" w:rsidRDefault="00000000" w:rsidP="000630C8">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c</m:t>
            </m:r>
          </m:sub>
        </m:sSub>
      </m:oMath>
      <w:r w:rsidR="000630C8">
        <w:t xml:space="preserve"> - Cage diameter</w:t>
      </w:r>
    </w:p>
    <w:p w14:paraId="4F2A342C" w14:textId="787823D2" w:rsidR="000630C8" w:rsidRDefault="00000000" w:rsidP="000630C8">
      <m:oMath>
        <m:sSub>
          <m:sSubPr>
            <m:ctrlPr>
              <w:rPr>
                <w:rFonts w:ascii="Cambria Math" w:eastAsia="Calibri" w:hAnsi="Cambria Math"/>
                <w:i/>
                <w:szCs w:val="22"/>
                <w:lang w:val="en-US"/>
              </w:rPr>
            </m:ctrlPr>
          </m:sSubPr>
          <m:e>
            <m:r>
              <w:rPr>
                <w:rFonts w:ascii="Cambria Math" w:hAnsi="Cambria Math"/>
              </w:rPr>
              <m:t>f</m:t>
            </m:r>
          </m:e>
          <m:sub>
            <m:r>
              <w:rPr>
                <w:rFonts w:ascii="Cambria Math" w:hAnsi="Cambria Math"/>
              </w:rPr>
              <m:t>vib</m:t>
            </m:r>
          </m:sub>
        </m:sSub>
      </m:oMath>
      <w:r w:rsidR="000630C8">
        <w:t xml:space="preserve"> - Vibrational frequency corresponding to bearing or eccentricity fault</w:t>
      </w:r>
    </w:p>
    <w:p w14:paraId="21205168" w14:textId="67B60567" w:rsidR="000630C8" w:rsidRDefault="00000000" w:rsidP="000630C8">
      <m:oMath>
        <m:sSub>
          <m:sSubPr>
            <m:ctrlPr>
              <w:rPr>
                <w:rFonts w:ascii="Cambria Math" w:eastAsia="Calibri" w:hAnsi="Cambria Math"/>
                <w:i/>
                <w:szCs w:val="22"/>
                <w:lang w:val="en-US"/>
              </w:rPr>
            </m:ctrlPr>
          </m:sSubPr>
          <m:e>
            <m:r>
              <w:rPr>
                <w:rFonts w:ascii="Cambria Math" w:hAnsi="Cambria Math"/>
              </w:rPr>
              <m:t>f</m:t>
            </m:r>
          </m:e>
          <m:sub>
            <m:r>
              <w:rPr>
                <w:rFonts w:ascii="Cambria Math" w:hAnsi="Cambria Math"/>
              </w:rPr>
              <m:t>bearing</m:t>
            </m:r>
          </m:sub>
        </m:sSub>
      </m:oMath>
      <w:r w:rsidR="000630C8">
        <w:t xml:space="preserve"> - Bearing fault frequency</w:t>
      </w:r>
    </w:p>
    <w:p w14:paraId="6FDFB8F4" w14:textId="3A0C9884" w:rsidR="000630C8" w:rsidRDefault="001F0BE3" w:rsidP="000630C8">
      <m:oMath>
        <m:r>
          <w:rPr>
            <w:rFonts w:ascii="Cambria Math" w:hAnsi="Cambria Math"/>
          </w:rPr>
          <m:t>f</m:t>
        </m:r>
      </m:oMath>
      <w:r w:rsidR="000630C8">
        <w:t xml:space="preserve"> - Supply frequency </w:t>
      </w:r>
    </w:p>
    <w:p w14:paraId="74C74EFD" w14:textId="73D2FE4C" w:rsidR="000630C8" w:rsidRDefault="001F0BE3" w:rsidP="000630C8">
      <m:oMath>
        <m:r>
          <w:rPr>
            <w:rFonts w:ascii="Cambria Math" w:hAnsi="Cambria Math"/>
          </w:rPr>
          <m:t>k</m:t>
        </m:r>
      </m:oMath>
      <w:r w:rsidR="000630C8">
        <w:t xml:space="preserve"> - Integer</w:t>
      </w:r>
    </w:p>
    <w:p w14:paraId="1D2E44E9" w14:textId="42000C21" w:rsidR="000630C8" w:rsidRDefault="00000000" w:rsidP="000630C8">
      <m:oMath>
        <m:sSub>
          <m:sSubPr>
            <m:ctrlPr>
              <w:rPr>
                <w:rFonts w:ascii="Cambria Math" w:eastAsia="Calibri" w:hAnsi="Cambria Math"/>
                <w:i/>
                <w:szCs w:val="22"/>
                <w:lang w:val="en-US"/>
              </w:rPr>
            </m:ctrlPr>
          </m:sSubPr>
          <m:e>
            <m:r>
              <w:rPr>
                <w:rFonts w:ascii="Cambria Math" w:hAnsi="Cambria Math"/>
              </w:rPr>
              <m:t>Energy</m:t>
            </m:r>
          </m:e>
          <m:sub>
            <m:r>
              <w:rPr>
                <w:rFonts w:ascii="Cambria Math" w:hAnsi="Cambria Math"/>
              </w:rPr>
              <m:t>f</m:t>
            </m:r>
          </m:sub>
        </m:sSub>
      </m:oMath>
      <w:r w:rsidR="000630C8">
        <w:t xml:space="preserve"> - Energy computed at fault frequency during operational mode</w:t>
      </w:r>
    </w:p>
    <w:p w14:paraId="13166202" w14:textId="5F479FDA" w:rsidR="000630C8" w:rsidRDefault="00000000" w:rsidP="000630C8">
      <m:oMath>
        <m:sSub>
          <m:sSubPr>
            <m:ctrlPr>
              <w:rPr>
                <w:rFonts w:ascii="Cambria Math" w:eastAsia="Calibri" w:hAnsi="Cambria Math"/>
                <w:i/>
                <w:szCs w:val="22"/>
                <w:lang w:val="en-US"/>
              </w:rPr>
            </m:ctrlPr>
          </m:sSubPr>
          <m:e>
            <m:r>
              <w:rPr>
                <w:rFonts w:ascii="Cambria Math" w:hAnsi="Cambria Math"/>
              </w:rPr>
              <m:t>Energy</m:t>
            </m:r>
          </m:e>
          <m:sub>
            <m:r>
              <w:rPr>
                <w:rFonts w:ascii="Cambria Math" w:hAnsi="Cambria Math"/>
              </w:rPr>
              <m:t>b</m:t>
            </m:r>
          </m:sub>
        </m:sSub>
      </m:oMath>
      <w:r w:rsidR="000630C8">
        <w:t xml:space="preserve"> - Energy computed at fault frequency during baseline mode</w:t>
      </w:r>
    </w:p>
    <w:p w14:paraId="5CBAA584" w14:textId="4ECC7AAB" w:rsidR="000630C8" w:rsidRDefault="00000000" w:rsidP="000630C8">
      <m:oMath>
        <m:sSub>
          <m:sSubPr>
            <m:ctrlPr>
              <w:rPr>
                <w:rFonts w:ascii="Cambria Math" w:eastAsia="Calibri" w:hAnsi="Cambria Math"/>
                <w:i/>
                <w:szCs w:val="22"/>
                <w:lang w:val="en-US"/>
              </w:rPr>
            </m:ctrlPr>
          </m:sSubPr>
          <m:e>
            <m:r>
              <w:rPr>
                <w:rFonts w:ascii="Cambria Math" w:hAnsi="Cambria Math"/>
              </w:rPr>
              <m:t>Peakmagnitude</m:t>
            </m:r>
          </m:e>
          <m:sub>
            <m:r>
              <w:rPr>
                <w:rFonts w:ascii="Cambria Math" w:hAnsi="Cambria Math"/>
              </w:rPr>
              <m:t>b</m:t>
            </m:r>
          </m:sub>
        </m:sSub>
      </m:oMath>
      <w:r w:rsidR="000630C8">
        <w:t xml:space="preserve"> - Peak magnitude computed at fault frequency during baseline mode</w:t>
      </w:r>
    </w:p>
    <w:p w14:paraId="7F6C9B08" w14:textId="174CBBF9" w:rsidR="000630C8" w:rsidRDefault="00000000" w:rsidP="000630C8">
      <m:oMath>
        <m:sSub>
          <m:sSubPr>
            <m:ctrlPr>
              <w:rPr>
                <w:rFonts w:ascii="Cambria Math" w:eastAsia="Calibri" w:hAnsi="Cambria Math"/>
                <w:i/>
                <w:szCs w:val="22"/>
                <w:lang w:val="en-US"/>
              </w:rPr>
            </m:ctrlPr>
          </m:sSubPr>
          <m:e>
            <m:r>
              <w:rPr>
                <w:rFonts w:ascii="Cambria Math" w:hAnsi="Cambria Math"/>
              </w:rPr>
              <m:t>Peakmagnitude</m:t>
            </m:r>
          </m:e>
          <m:sub>
            <m:r>
              <w:rPr>
                <w:rFonts w:ascii="Cambria Math" w:hAnsi="Cambria Math"/>
              </w:rPr>
              <m:t>f</m:t>
            </m:r>
          </m:sub>
        </m:sSub>
      </m:oMath>
      <w:r w:rsidR="000630C8">
        <w:t xml:space="preserve"> - Peak magnitude computed at fault frequency during operational mode</w:t>
      </w:r>
    </w:p>
    <w:p w14:paraId="04847932" w14:textId="5C9FAF61" w:rsidR="000630C8" w:rsidRDefault="00000000" w:rsidP="000630C8">
      <m:oMath>
        <m:sSub>
          <m:sSubPr>
            <m:ctrlPr>
              <w:rPr>
                <w:rFonts w:ascii="Cambria Math" w:eastAsia="Calibri" w:hAnsi="Cambria Math"/>
                <w:i/>
                <w:szCs w:val="22"/>
                <w:lang w:val="en-US"/>
              </w:rPr>
            </m:ctrlPr>
          </m:sSubPr>
          <m:e>
            <m:r>
              <w:rPr>
                <w:rFonts w:ascii="Cambria Math" w:hAnsi="Cambria Math"/>
              </w:rPr>
              <m:t>f</m:t>
            </m:r>
          </m:e>
          <m:sub>
            <m:r>
              <w:rPr>
                <w:rFonts w:ascii="Cambria Math" w:hAnsi="Cambria Math"/>
              </w:rPr>
              <m:t>misalignment</m:t>
            </m:r>
          </m:sub>
        </m:sSub>
      </m:oMath>
      <w:r w:rsidR="000630C8">
        <w:t xml:space="preserve"> - Frequency corresponding to mis-alignment or eccentricity fault</w:t>
      </w:r>
    </w:p>
    <w:p w14:paraId="692A2D3B" w14:textId="280682DD" w:rsidR="000630C8" w:rsidRDefault="00000000" w:rsidP="000630C8">
      <m:oMath>
        <m:sSub>
          <m:sSubPr>
            <m:ctrlPr>
              <w:rPr>
                <w:rFonts w:ascii="Cambria Math" w:eastAsia="Calibri" w:hAnsi="Cambria Math"/>
                <w:i/>
                <w:szCs w:val="22"/>
                <w:lang w:val="en-US"/>
              </w:rPr>
            </m:ctrlPr>
          </m:sSubPr>
          <m:e>
            <m:r>
              <w:rPr>
                <w:rFonts w:ascii="Cambria Math" w:hAnsi="Cambria Math"/>
              </w:rPr>
              <m:t>f</m:t>
            </m:r>
          </m:e>
          <m:sub>
            <m:r>
              <w:rPr>
                <w:rFonts w:ascii="Cambria Math" w:hAnsi="Cambria Math"/>
              </w:rPr>
              <m:t>bearing</m:t>
            </m:r>
          </m:sub>
        </m:sSub>
      </m:oMath>
      <w:r w:rsidR="000630C8">
        <w:t xml:space="preserve"> - Frequency corresponding to bearing fault</w:t>
      </w:r>
    </w:p>
    <w:p w14:paraId="121627DF" w14:textId="77373F26" w:rsidR="000630C8" w:rsidRDefault="001F0BE3" w:rsidP="000630C8">
      <m:oMath>
        <m:r>
          <w:rPr>
            <w:rFonts w:ascii="Cambria Math" w:hAnsi="Cambria Math"/>
          </w:rPr>
          <m:t>s</m:t>
        </m:r>
      </m:oMath>
      <w:r w:rsidR="000630C8">
        <w:t xml:space="preserve"> - slip</w:t>
      </w:r>
    </w:p>
    <w:p w14:paraId="77045E04" w14:textId="66584443" w:rsidR="000630C8" w:rsidRDefault="001F0BE3" w:rsidP="000630C8">
      <m:oMath>
        <m:r>
          <w:rPr>
            <w:rFonts w:ascii="Cambria Math" w:hAnsi="Cambria Math"/>
          </w:rPr>
          <m:t>P</m:t>
        </m:r>
      </m:oMath>
      <w:r w:rsidR="000630C8">
        <w:t xml:space="preserve"> - Number of poles</w:t>
      </w:r>
    </w:p>
    <w:p w14:paraId="7D97AEA5" w14:textId="7AB67709" w:rsidR="000630C8" w:rsidRDefault="001F0BE3" w:rsidP="000630C8">
      <m:oMath>
        <m:r>
          <w:rPr>
            <w:rFonts w:ascii="Cambria Math" w:hAnsi="Cambria Math"/>
          </w:rPr>
          <m:t>p</m:t>
        </m:r>
      </m:oMath>
      <w:r w:rsidR="000630C8">
        <w:t xml:space="preserve"> - Number of pole pairs</w:t>
      </w:r>
    </w:p>
    <w:p w14:paraId="3F13DF0F" w14:textId="0176EF90" w:rsidR="000630C8" w:rsidRDefault="001F0BE3" w:rsidP="000630C8">
      <m:oMath>
        <m:r>
          <w:rPr>
            <w:rFonts w:ascii="Cambria Math" w:hAnsi="Cambria Math"/>
          </w:rPr>
          <m:t>RoC</m:t>
        </m:r>
      </m:oMath>
      <w:r w:rsidR="000630C8">
        <w:t xml:space="preserve"> - Rate of Change</w:t>
      </w:r>
    </w:p>
    <w:p w14:paraId="78612AAC" w14:textId="6D47D1A4"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P</m:t>
            </m:r>
          </m:e>
          <m:sub>
            <m:r>
              <w:rPr>
                <w:rFonts w:ascii="Cambria Math" w:hAnsi="Cambria Math"/>
              </w:rPr>
              <m:t xml:space="preserve">rated  </m:t>
            </m:r>
          </m:sub>
        </m:sSub>
      </m:oMath>
      <w:r w:rsidR="000630C8">
        <w:t>- Rated input power</w:t>
      </w:r>
    </w:p>
    <w:p w14:paraId="42AEFBB9" w14:textId="05657514"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w</m:t>
            </m:r>
          </m:e>
          <m:sub>
            <m:r>
              <w:rPr>
                <w:rFonts w:ascii="Cambria Math" w:hAnsi="Cambria Math"/>
              </w:rPr>
              <m:t xml:space="preserve">r, rated  </m:t>
            </m:r>
          </m:sub>
        </m:sSub>
      </m:oMath>
      <w:r w:rsidR="000630C8">
        <w:t>- Rated speed</w:t>
      </w:r>
    </w:p>
    <w:p w14:paraId="4DFBD022" w14:textId="4183B17F"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s</m:t>
            </m:r>
          </m:e>
          <m:sub>
            <m:r>
              <w:rPr>
                <w:rFonts w:ascii="Cambria Math" w:hAnsi="Cambria Math"/>
              </w:rPr>
              <m:t xml:space="preserve"> rated  </m:t>
            </m:r>
          </m:sub>
        </m:sSub>
      </m:oMath>
      <w:r w:rsidR="000630C8">
        <w:t>- Rated slip</w:t>
      </w:r>
    </w:p>
    <w:p w14:paraId="506C7FB8" w14:textId="2AAB608E"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P</m:t>
            </m:r>
          </m:e>
          <m:sub>
            <m:r>
              <w:rPr>
                <w:rFonts w:ascii="Cambria Math" w:hAnsi="Cambria Math"/>
              </w:rPr>
              <m:t xml:space="preserve"> input  </m:t>
            </m:r>
          </m:sub>
        </m:sSub>
      </m:oMath>
      <w:r w:rsidR="000630C8">
        <w:t>- Total input power</w:t>
      </w:r>
    </w:p>
    <w:p w14:paraId="6D6C87BD" w14:textId="5F1CCE57"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w</m:t>
            </m:r>
          </m:e>
          <m:sub>
            <m:r>
              <w:rPr>
                <w:rFonts w:ascii="Cambria Math" w:hAnsi="Cambria Math"/>
              </w:rPr>
              <m:t xml:space="preserve"> s  </m:t>
            </m:r>
          </m:sub>
        </m:sSub>
      </m:oMath>
      <w:r w:rsidR="000630C8">
        <w:t>- Synchronous speed</w:t>
      </w:r>
    </w:p>
    <w:p w14:paraId="77A04BF4" w14:textId="1B5A29CC"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THD</m:t>
            </m:r>
          </m:e>
          <m:sub>
            <m:r>
              <w:rPr>
                <w:rFonts w:ascii="Cambria Math" w:hAnsi="Cambria Math"/>
              </w:rPr>
              <m:t xml:space="preserve"> I  </m:t>
            </m:r>
          </m:sub>
        </m:sSub>
      </m:oMath>
      <w:r w:rsidR="000630C8">
        <w:t>- THD of current</w:t>
      </w:r>
    </w:p>
    <w:p w14:paraId="5B8EB7DD" w14:textId="3ACCFC19"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THD</m:t>
            </m:r>
          </m:e>
          <m:sub>
            <m:r>
              <w:rPr>
                <w:rFonts w:ascii="Cambria Math" w:hAnsi="Cambria Math"/>
              </w:rPr>
              <m:t xml:space="preserve"> V  </m:t>
            </m:r>
          </m:sub>
        </m:sSub>
      </m:oMath>
      <w:r w:rsidR="000630C8">
        <w:t>- THD of voltage</w:t>
      </w:r>
    </w:p>
    <w:p w14:paraId="0D308C9A" w14:textId="5DA557E2"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Z</m:t>
            </m:r>
          </m:e>
          <m:sub>
            <m:r>
              <w:rPr>
                <w:rFonts w:ascii="Cambria Math" w:hAnsi="Cambria Math"/>
              </w:rPr>
              <m:t xml:space="preserve"> Negative </m:t>
            </m:r>
          </m:sub>
        </m:sSub>
      </m:oMath>
      <w:r w:rsidR="000630C8">
        <w:t>- Negative sequence impedance</w:t>
      </w:r>
    </w:p>
    <w:p w14:paraId="1A8EB854" w14:textId="74F656D4"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Z</m:t>
            </m:r>
          </m:e>
          <m:sub>
            <m:r>
              <w:rPr>
                <w:rFonts w:ascii="Cambria Math" w:hAnsi="Cambria Math"/>
              </w:rPr>
              <m:t xml:space="preserve"> triplen </m:t>
            </m:r>
          </m:sub>
        </m:sSub>
      </m:oMath>
      <w:r w:rsidR="000630C8">
        <w:t xml:space="preserve">- Impedance at triplen frequency </w:t>
      </w:r>
    </w:p>
    <w:p w14:paraId="704233D2" w14:textId="259EC95A" w:rsidR="000630C8" w:rsidRDefault="00000000" w:rsidP="000630C8">
      <m:oMath>
        <m:sSub>
          <m:sSubPr>
            <m:ctrlPr>
              <w:rPr>
                <w:rFonts w:ascii="Cambria Math" w:eastAsia="Calibri" w:hAnsi="Cambria Math"/>
                <w:i/>
                <w:szCs w:val="22"/>
                <w:lang w:val="en-US"/>
              </w:rPr>
            </m:ctrlPr>
          </m:sSubPr>
          <m:e>
            <m:r>
              <w:rPr>
                <w:rFonts w:ascii="Cambria Math" w:hAnsi="Cambria Math"/>
              </w:rPr>
              <m:t xml:space="preserve"> f</m:t>
            </m:r>
          </m:e>
          <m:sub>
            <m:r>
              <w:rPr>
                <w:rFonts w:ascii="Cambria Math" w:hAnsi="Cambria Math"/>
              </w:rPr>
              <m:t xml:space="preserve"> error </m:t>
            </m:r>
          </m:sub>
        </m:sSub>
      </m:oMath>
      <w:r w:rsidR="000630C8">
        <w:t xml:space="preserve"> - Supply frequency error</w:t>
      </w:r>
    </w:p>
    <w:p w14:paraId="36CB002B" w14:textId="1028C9B3" w:rsidR="000630C8" w:rsidRDefault="001F0BE3" w:rsidP="000630C8">
      <m:oMath>
        <m:r>
          <w:rPr>
            <w:rFonts w:ascii="Cambria Math" w:hAnsi="Cambria Math"/>
          </w:rPr>
          <m:t>∆f</m:t>
        </m:r>
      </m:oMath>
      <w:r w:rsidR="000630C8">
        <w:rPr>
          <w:lang w:eastAsia="ko-KR"/>
        </w:rPr>
        <w:t xml:space="preserve"> - Vicinity frequency range for bearing &amp; eccentricity faults</w:t>
      </w:r>
    </w:p>
    <w:p w14:paraId="24D23549" w14:textId="77777777" w:rsidR="000630C8" w:rsidRDefault="000630C8" w:rsidP="000630C8"/>
    <w:p w14:paraId="2F52E5D2" w14:textId="77777777" w:rsidR="000630C8" w:rsidRDefault="000630C8" w:rsidP="000630C8"/>
    <w:p w14:paraId="1A477AE3" w14:textId="77777777" w:rsidR="000630C8" w:rsidRDefault="000630C8" w:rsidP="000630C8"/>
    <w:p w14:paraId="434228E3" w14:textId="77777777" w:rsidR="000630C8" w:rsidRDefault="000630C8" w:rsidP="000630C8"/>
    <w:p w14:paraId="5C275ECF" w14:textId="77777777" w:rsidR="000630C8" w:rsidRDefault="000630C8" w:rsidP="000630C8"/>
    <w:p w14:paraId="6D6D1CF0" w14:textId="77777777" w:rsidR="000630C8" w:rsidRDefault="000630C8" w:rsidP="000630C8"/>
    <w:p w14:paraId="0DFC190E" w14:textId="77777777" w:rsidR="000630C8" w:rsidRDefault="000630C8" w:rsidP="000630C8"/>
    <w:p w14:paraId="1B59D6ED" w14:textId="77777777" w:rsidR="000630C8" w:rsidRDefault="000630C8" w:rsidP="000630C8"/>
    <w:p w14:paraId="6096F559" w14:textId="77777777" w:rsidR="000630C8" w:rsidRDefault="000630C8" w:rsidP="000630C8"/>
    <w:p w14:paraId="1A4F3A77" w14:textId="77777777" w:rsidR="000630C8" w:rsidRDefault="000630C8" w:rsidP="000630C8"/>
    <w:p w14:paraId="6C82A69E" w14:textId="77777777" w:rsidR="000630C8" w:rsidRDefault="000630C8" w:rsidP="000630C8"/>
    <w:p w14:paraId="6B3EEEDC" w14:textId="77777777" w:rsidR="000630C8" w:rsidRDefault="000630C8" w:rsidP="000630C8">
      <w:pPr>
        <w:rPr>
          <w:b/>
        </w:rPr>
      </w:pPr>
      <w:r w:rsidRPr="00804E70">
        <w:rPr>
          <w:b/>
        </w:rPr>
        <w:t>Appendix:</w:t>
      </w:r>
      <w:r>
        <w:rPr>
          <w:b/>
        </w:rPr>
        <w:t xml:space="preserve"> Possible Enhancements or Product Differentiators for Future</w:t>
      </w:r>
    </w:p>
    <w:p w14:paraId="685E6AAD" w14:textId="77777777" w:rsidR="000630C8" w:rsidRDefault="000630C8" w:rsidP="000630C8">
      <w:pPr>
        <w:numPr>
          <w:ilvl w:val="0"/>
          <w:numId w:val="14"/>
        </w:numPr>
        <w:rPr>
          <w:b/>
        </w:rPr>
      </w:pPr>
      <w:r>
        <w:rPr>
          <w:b/>
        </w:rPr>
        <w:lastRenderedPageBreak/>
        <w:t>Relation between ESA algorithms</w:t>
      </w:r>
    </w:p>
    <w:p w14:paraId="092F5953" w14:textId="77777777" w:rsidR="000630C8" w:rsidRPr="00804E70" w:rsidRDefault="000630C8" w:rsidP="000630C8">
      <w:pPr>
        <w:numPr>
          <w:ilvl w:val="0"/>
          <w:numId w:val="12"/>
        </w:numPr>
        <w:rPr>
          <w:lang w:val="en-US"/>
        </w:rPr>
      </w:pPr>
      <w:r w:rsidRPr="00804E70">
        <w:rPr>
          <w:lang w:val="en-US"/>
        </w:rPr>
        <w:t>ESA algorithms are interlinked. Correlating output of one algorithm with other algorithm and learning the correlation in assessing motor condition in a systematic manner.</w:t>
      </w:r>
    </w:p>
    <w:p w14:paraId="78827CE5" w14:textId="77777777" w:rsidR="000630C8" w:rsidRPr="0095276A" w:rsidRDefault="000630C8" w:rsidP="000630C8">
      <w:pPr>
        <w:numPr>
          <w:ilvl w:val="0"/>
          <w:numId w:val="13"/>
        </w:numPr>
        <w:rPr>
          <w:lang w:val="en-US"/>
        </w:rPr>
      </w:pPr>
      <w:r w:rsidRPr="00804E70">
        <w:rPr>
          <w:lang w:val="en-US"/>
        </w:rPr>
        <w:t xml:space="preserve">ESA analysis interlinking sub-systems condition for accurate health monitoring.  </w:t>
      </w:r>
    </w:p>
    <w:p w14:paraId="40FE62CA" w14:textId="77777777" w:rsidR="000630C8" w:rsidRDefault="000630C8" w:rsidP="000630C8"/>
    <w:p w14:paraId="7A20B420" w14:textId="77777777" w:rsidR="000630C8" w:rsidRDefault="000630C8" w:rsidP="000630C8">
      <w:pPr>
        <w:numPr>
          <w:ilvl w:val="0"/>
          <w:numId w:val="14"/>
        </w:numPr>
        <w:rPr>
          <w:b/>
        </w:rPr>
      </w:pPr>
      <w:r>
        <w:rPr>
          <w:b/>
        </w:rPr>
        <w:t xml:space="preserve">Evaluating Rate of Change </w:t>
      </w:r>
    </w:p>
    <w:p w14:paraId="53AB1A2C" w14:textId="77777777" w:rsidR="000630C8" w:rsidRDefault="000630C8" w:rsidP="000630C8">
      <w:pPr>
        <w:ind w:left="720"/>
      </w:pPr>
      <w:r>
        <w:t>In section 2, we discussed about computing ESA output as a ratio of current value to its baseline value and converting that to dB indicating rate of change w.r.t baseline. Following options can also be considered in addition,</w:t>
      </w:r>
    </w:p>
    <w:p w14:paraId="6617EF36" w14:textId="77777777" w:rsidR="000630C8" w:rsidRDefault="000630C8" w:rsidP="000630C8">
      <w:pPr>
        <w:ind w:left="720"/>
      </w:pPr>
    </w:p>
    <w:p w14:paraId="3F40D3AB" w14:textId="77777777" w:rsidR="000630C8" w:rsidRDefault="000630C8" w:rsidP="000630C8">
      <w:pPr>
        <w:numPr>
          <w:ilvl w:val="0"/>
          <w:numId w:val="15"/>
        </w:numPr>
      </w:pPr>
      <w:r>
        <w:t>Storing last 50 values of peak magnitudes (dB) with time stamps in a file and computing rate of change recursively using the formula given below,</w:t>
      </w:r>
    </w:p>
    <w:p w14:paraId="350513EC" w14:textId="77777777" w:rsidR="000630C8" w:rsidRDefault="000630C8" w:rsidP="000630C8">
      <w:pPr>
        <w:ind w:left="720"/>
      </w:pPr>
      <w:r>
        <w:rPr>
          <w:position w:val="-70"/>
        </w:rPr>
        <w:object w:dxaOrig="3640" w:dyaOrig="1460" w14:anchorId="07CE8A3C">
          <v:shape id="_x0000_i1042" type="#_x0000_t75" style="width:182.35pt;height:73.2pt" o:ole="">
            <v:imagedata r:id="rId69" o:title=""/>
          </v:shape>
          <o:OLEObject Type="Embed" ProgID="Equation.3" ShapeID="_x0000_i1042" DrawAspect="Content" ObjectID="_1766214035" r:id="rId70"/>
        </w:object>
      </w:r>
    </w:p>
    <w:p w14:paraId="1EDA258B" w14:textId="77777777" w:rsidR="000630C8" w:rsidRPr="00D829F3" w:rsidRDefault="000630C8" w:rsidP="000630C8">
      <w:pPr>
        <w:pStyle w:val="BodyText"/>
        <w:ind w:firstLine="720"/>
        <w:jc w:val="both"/>
        <w:rPr>
          <w:b w:val="0"/>
        </w:rPr>
      </w:pPr>
      <w:r w:rsidRPr="00D829F3">
        <w:rPr>
          <w:b w:val="0"/>
        </w:rPr>
        <w:t>Where:</w:t>
      </w:r>
    </w:p>
    <w:p w14:paraId="31DF130C" w14:textId="77777777" w:rsidR="000630C8" w:rsidRPr="00D829F3" w:rsidRDefault="000630C8" w:rsidP="000630C8">
      <w:pPr>
        <w:pStyle w:val="BodyText"/>
        <w:ind w:left="360" w:firstLine="360"/>
        <w:jc w:val="both"/>
        <w:rPr>
          <w:b w:val="0"/>
        </w:rPr>
      </w:pPr>
      <w:r w:rsidRPr="00D829F3">
        <w:rPr>
          <w:b w:val="0"/>
        </w:rPr>
        <w:t>n = number of valid data points available in the time window</w:t>
      </w:r>
    </w:p>
    <w:p w14:paraId="55EA8D1F" w14:textId="77777777" w:rsidR="000630C8" w:rsidRPr="00D829F3" w:rsidRDefault="000630C8" w:rsidP="000630C8">
      <w:pPr>
        <w:pStyle w:val="BodyText"/>
        <w:ind w:left="360" w:firstLine="360"/>
        <w:jc w:val="both"/>
        <w:rPr>
          <w:b w:val="0"/>
        </w:rPr>
      </w:pPr>
      <w:r w:rsidRPr="00D829F3">
        <w:rPr>
          <w:b w:val="0"/>
        </w:rPr>
        <w:t>t</w:t>
      </w:r>
      <w:r w:rsidRPr="00D829F3">
        <w:rPr>
          <w:b w:val="0"/>
          <w:vertAlign w:val="subscript"/>
        </w:rPr>
        <w:t>i</w:t>
      </w:r>
      <w:r w:rsidRPr="00D829F3">
        <w:rPr>
          <w:b w:val="0"/>
        </w:rPr>
        <w:t>.p</w:t>
      </w:r>
      <w:r w:rsidRPr="00D829F3">
        <w:rPr>
          <w:b w:val="0"/>
          <w:vertAlign w:val="subscript"/>
        </w:rPr>
        <w:t>i</w:t>
      </w:r>
      <w:r w:rsidRPr="00D829F3">
        <w:rPr>
          <w:b w:val="0"/>
        </w:rPr>
        <w:t xml:space="preserve"> = (time, unit) data pairs</w:t>
      </w:r>
    </w:p>
    <w:p w14:paraId="2234CF55" w14:textId="77777777" w:rsidR="000630C8" w:rsidRPr="00D829F3" w:rsidRDefault="000630C8" w:rsidP="000630C8">
      <w:pPr>
        <w:pStyle w:val="BodyText"/>
        <w:ind w:left="720"/>
        <w:jc w:val="both"/>
        <w:rPr>
          <w:b w:val="0"/>
        </w:rPr>
      </w:pPr>
      <w:r w:rsidRPr="00D829F3">
        <w:rPr>
          <w:b w:val="0"/>
        </w:rPr>
        <w:t>The number of data points to be used for each ROC calculation depends on the time window. It shall be possible to configure a time window between 1 and 96 hours.</w:t>
      </w:r>
    </w:p>
    <w:p w14:paraId="5F02A706" w14:textId="77777777" w:rsidR="000630C8" w:rsidRPr="00A844F0" w:rsidRDefault="000630C8" w:rsidP="000630C8">
      <w:pPr>
        <w:ind w:left="720"/>
      </w:pPr>
      <w:r>
        <w:t xml:space="preserve">  </w:t>
      </w:r>
    </w:p>
    <w:p w14:paraId="03CE8566" w14:textId="77777777" w:rsidR="000630C8" w:rsidRDefault="000630C8" w:rsidP="000630C8">
      <w:pPr>
        <w:numPr>
          <w:ilvl w:val="0"/>
          <w:numId w:val="15"/>
        </w:numPr>
      </w:pPr>
      <w:r>
        <w:t xml:space="preserve">Alternately, difference in peak magnitude (dB) from latest computation to the baseline computation at the same fault frequency can be shown as deviation in dB. </w:t>
      </w:r>
    </w:p>
    <w:p w14:paraId="24E042F8" w14:textId="77777777" w:rsidR="000630C8" w:rsidRDefault="000630C8" w:rsidP="000630C8">
      <w:pPr>
        <w:rPr>
          <w:b/>
        </w:rPr>
      </w:pPr>
    </w:p>
    <w:p w14:paraId="4A75DE50" w14:textId="77777777" w:rsidR="000630C8" w:rsidRDefault="000630C8" w:rsidP="000630C8">
      <w:pPr>
        <w:numPr>
          <w:ilvl w:val="0"/>
          <w:numId w:val="14"/>
        </w:numPr>
        <w:jc w:val="both"/>
        <w:rPr>
          <w:b/>
        </w:rPr>
      </w:pPr>
      <w:r>
        <w:rPr>
          <w:b/>
        </w:rPr>
        <w:t>Fault Confidence Index (FCI)</w:t>
      </w:r>
    </w:p>
    <w:p w14:paraId="26DE8213" w14:textId="77777777" w:rsidR="000630C8" w:rsidRDefault="000630C8" w:rsidP="000630C8">
      <w:pPr>
        <w:ind w:left="720"/>
        <w:jc w:val="both"/>
      </w:pPr>
      <w:r>
        <w:t>While computing ESA it is very important to evaluate how accurate the fault is and whether it can be trusted 100%. Due to the errors induced from the power supply side it is required to check whether the fault is really initiated due to mechanical wear &amp; tear. Performing FFT on both voltage and current signals helps in coming up with ‘fault confidence index’ as shown below,</w:t>
      </w:r>
    </w:p>
    <w:p w14:paraId="4130D2AB" w14:textId="77777777" w:rsidR="000630C8" w:rsidRDefault="000630C8" w:rsidP="000630C8">
      <w:pPr>
        <w:ind w:left="720"/>
        <w:jc w:val="both"/>
      </w:pPr>
    </w:p>
    <w:p w14:paraId="090EB3B4" w14:textId="77777777" w:rsidR="000630C8" w:rsidRDefault="000630C8" w:rsidP="000630C8">
      <w:pPr>
        <w:ind w:left="720"/>
        <w:jc w:val="both"/>
      </w:pPr>
      <w:r>
        <w:t xml:space="preserve">At each fault frequency of interest, compute the magnitude of voltage and current in dB w.r.t fundamental component.  </w:t>
      </w:r>
    </w:p>
    <w:tbl>
      <w:tblPr>
        <w:tblW w:w="5340" w:type="dxa"/>
        <w:tblInd w:w="960" w:type="dxa"/>
        <w:tblLook w:val="04A0" w:firstRow="1" w:lastRow="0" w:firstColumn="1" w:lastColumn="0" w:noHBand="0" w:noVBand="1"/>
      </w:tblPr>
      <w:tblGrid>
        <w:gridCol w:w="1780"/>
        <w:gridCol w:w="1780"/>
        <w:gridCol w:w="1780"/>
      </w:tblGrid>
      <w:tr w:rsidR="000630C8" w:rsidRPr="000473DD" w14:paraId="61A3B576" w14:textId="77777777" w:rsidTr="00F26B24">
        <w:trPr>
          <w:trHeight w:val="585"/>
        </w:trPr>
        <w:tc>
          <w:tcPr>
            <w:tcW w:w="1780" w:type="dxa"/>
            <w:tcBorders>
              <w:top w:val="single" w:sz="4" w:space="0" w:color="auto"/>
              <w:left w:val="single" w:sz="4" w:space="0" w:color="auto"/>
              <w:bottom w:val="single" w:sz="4" w:space="0" w:color="auto"/>
              <w:right w:val="single" w:sz="4" w:space="0" w:color="auto"/>
            </w:tcBorders>
            <w:shd w:val="clear" w:color="000000" w:fill="538DD5"/>
            <w:vAlign w:val="bottom"/>
            <w:hideMark/>
          </w:tcPr>
          <w:p w14:paraId="1410C21B" w14:textId="77777777" w:rsidR="000630C8" w:rsidRPr="000473DD" w:rsidRDefault="000630C8" w:rsidP="00F26B24">
            <w:pPr>
              <w:spacing w:after="0"/>
              <w:rPr>
                <w:b/>
                <w:bCs/>
                <w:color w:val="000000"/>
                <w:szCs w:val="22"/>
                <w:lang w:val="en-US"/>
              </w:rPr>
            </w:pPr>
            <w:r w:rsidRPr="000473DD">
              <w:rPr>
                <w:b/>
                <w:bCs/>
                <w:color w:val="000000"/>
                <w:szCs w:val="22"/>
                <w:lang w:val="en-US"/>
              </w:rPr>
              <w:t xml:space="preserve">Fault </w:t>
            </w:r>
            <w:r w:rsidRPr="000473DD">
              <w:rPr>
                <w:b/>
                <w:bCs/>
                <w:color w:val="000000"/>
                <w:szCs w:val="22"/>
                <w:lang w:val="en-US"/>
              </w:rPr>
              <w:br/>
              <w:t>Frequency (Hz)</w:t>
            </w:r>
          </w:p>
        </w:tc>
        <w:tc>
          <w:tcPr>
            <w:tcW w:w="1780" w:type="dxa"/>
            <w:tcBorders>
              <w:top w:val="single" w:sz="4" w:space="0" w:color="auto"/>
              <w:left w:val="nil"/>
              <w:bottom w:val="single" w:sz="4" w:space="0" w:color="auto"/>
              <w:right w:val="single" w:sz="4" w:space="0" w:color="auto"/>
            </w:tcBorders>
            <w:shd w:val="clear" w:color="000000" w:fill="538DD5"/>
            <w:vAlign w:val="bottom"/>
            <w:hideMark/>
          </w:tcPr>
          <w:p w14:paraId="61F344BF" w14:textId="77777777" w:rsidR="000630C8" w:rsidRPr="000473DD" w:rsidRDefault="000630C8" w:rsidP="00F26B24">
            <w:pPr>
              <w:spacing w:after="0"/>
              <w:rPr>
                <w:b/>
                <w:bCs/>
                <w:color w:val="000000"/>
                <w:szCs w:val="22"/>
                <w:lang w:val="en-US"/>
              </w:rPr>
            </w:pPr>
            <w:r w:rsidRPr="000473DD">
              <w:rPr>
                <w:b/>
                <w:bCs/>
                <w:color w:val="000000"/>
                <w:szCs w:val="22"/>
                <w:lang w:val="en-US"/>
              </w:rPr>
              <w:t>Voltage</w:t>
            </w:r>
            <w:r>
              <w:rPr>
                <w:b/>
                <w:bCs/>
                <w:color w:val="000000"/>
                <w:szCs w:val="22"/>
                <w:lang w:val="en-US"/>
              </w:rPr>
              <w:t xml:space="preserve"> FFT</w:t>
            </w:r>
            <w:r w:rsidRPr="000473DD">
              <w:rPr>
                <w:b/>
                <w:bCs/>
                <w:color w:val="000000"/>
                <w:szCs w:val="22"/>
                <w:lang w:val="en-US"/>
              </w:rPr>
              <w:br/>
              <w:t>Magnitude (dB)</w:t>
            </w:r>
          </w:p>
        </w:tc>
        <w:tc>
          <w:tcPr>
            <w:tcW w:w="1780" w:type="dxa"/>
            <w:tcBorders>
              <w:top w:val="single" w:sz="4" w:space="0" w:color="auto"/>
              <w:left w:val="nil"/>
              <w:bottom w:val="single" w:sz="4" w:space="0" w:color="auto"/>
              <w:right w:val="single" w:sz="4" w:space="0" w:color="auto"/>
            </w:tcBorders>
            <w:shd w:val="clear" w:color="000000" w:fill="538DD5"/>
            <w:vAlign w:val="bottom"/>
            <w:hideMark/>
          </w:tcPr>
          <w:p w14:paraId="4CA14367" w14:textId="77777777" w:rsidR="000630C8" w:rsidRPr="000473DD" w:rsidRDefault="000630C8" w:rsidP="00F26B24">
            <w:pPr>
              <w:spacing w:after="0"/>
              <w:rPr>
                <w:b/>
                <w:bCs/>
                <w:color w:val="000000"/>
                <w:szCs w:val="22"/>
                <w:lang w:val="en-US"/>
              </w:rPr>
            </w:pPr>
            <w:r w:rsidRPr="000473DD">
              <w:rPr>
                <w:b/>
                <w:bCs/>
                <w:color w:val="000000"/>
                <w:szCs w:val="22"/>
                <w:lang w:val="en-US"/>
              </w:rPr>
              <w:t>Current</w:t>
            </w:r>
            <w:r>
              <w:rPr>
                <w:b/>
                <w:bCs/>
                <w:color w:val="000000"/>
                <w:szCs w:val="22"/>
                <w:lang w:val="en-US"/>
              </w:rPr>
              <w:t xml:space="preserve"> FFT</w:t>
            </w:r>
            <w:r w:rsidRPr="000473DD">
              <w:rPr>
                <w:b/>
                <w:bCs/>
                <w:color w:val="000000"/>
                <w:szCs w:val="22"/>
                <w:lang w:val="en-US"/>
              </w:rPr>
              <w:br/>
              <w:t>Magnitude (dB)</w:t>
            </w:r>
          </w:p>
        </w:tc>
      </w:tr>
      <w:tr w:rsidR="000630C8" w:rsidRPr="000473DD" w14:paraId="5972C801"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075510C" w14:textId="77777777" w:rsidR="000630C8" w:rsidRPr="000473DD" w:rsidRDefault="000630C8" w:rsidP="00F26B24">
            <w:pPr>
              <w:spacing w:after="0"/>
              <w:jc w:val="center"/>
              <w:rPr>
                <w:color w:val="000000"/>
                <w:szCs w:val="22"/>
                <w:lang w:val="en-US"/>
              </w:rPr>
            </w:pPr>
            <w:r w:rsidRPr="000473DD">
              <w:rPr>
                <w:color w:val="000000"/>
                <w:szCs w:val="22"/>
                <w:lang w:val="en-US"/>
              </w:rPr>
              <w:t>f1</w:t>
            </w:r>
          </w:p>
        </w:tc>
        <w:tc>
          <w:tcPr>
            <w:tcW w:w="1780" w:type="dxa"/>
            <w:tcBorders>
              <w:top w:val="nil"/>
              <w:left w:val="nil"/>
              <w:bottom w:val="single" w:sz="4" w:space="0" w:color="auto"/>
              <w:right w:val="single" w:sz="4" w:space="0" w:color="auto"/>
            </w:tcBorders>
            <w:shd w:val="clear" w:color="auto" w:fill="auto"/>
            <w:noWrap/>
            <w:vAlign w:val="bottom"/>
            <w:hideMark/>
          </w:tcPr>
          <w:p w14:paraId="0FB329C1" w14:textId="77777777" w:rsidR="000630C8" w:rsidRPr="000473DD" w:rsidRDefault="000630C8" w:rsidP="00F26B24">
            <w:pPr>
              <w:spacing w:after="0"/>
              <w:jc w:val="center"/>
              <w:rPr>
                <w:color w:val="000000"/>
                <w:szCs w:val="22"/>
                <w:lang w:val="en-US"/>
              </w:rPr>
            </w:pPr>
            <w:r w:rsidRPr="000473DD">
              <w:rPr>
                <w:color w:val="000000"/>
                <w:szCs w:val="22"/>
                <w:lang w:val="en-US"/>
              </w:rPr>
              <w:t>V1</w:t>
            </w:r>
          </w:p>
        </w:tc>
        <w:tc>
          <w:tcPr>
            <w:tcW w:w="1780" w:type="dxa"/>
            <w:tcBorders>
              <w:top w:val="nil"/>
              <w:left w:val="nil"/>
              <w:bottom w:val="single" w:sz="4" w:space="0" w:color="auto"/>
              <w:right w:val="single" w:sz="4" w:space="0" w:color="auto"/>
            </w:tcBorders>
            <w:shd w:val="clear" w:color="auto" w:fill="auto"/>
            <w:noWrap/>
            <w:vAlign w:val="bottom"/>
            <w:hideMark/>
          </w:tcPr>
          <w:p w14:paraId="67559645" w14:textId="77777777" w:rsidR="000630C8" w:rsidRPr="000473DD" w:rsidRDefault="000630C8" w:rsidP="00F26B24">
            <w:pPr>
              <w:spacing w:after="0"/>
              <w:jc w:val="center"/>
              <w:rPr>
                <w:color w:val="000000"/>
                <w:szCs w:val="22"/>
                <w:lang w:val="en-US"/>
              </w:rPr>
            </w:pPr>
            <w:r w:rsidRPr="000473DD">
              <w:rPr>
                <w:color w:val="000000"/>
                <w:szCs w:val="22"/>
                <w:lang w:val="en-US"/>
              </w:rPr>
              <w:t>I1</w:t>
            </w:r>
          </w:p>
        </w:tc>
      </w:tr>
      <w:tr w:rsidR="000630C8" w:rsidRPr="000473DD" w14:paraId="08CE46B9"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36FC0A2"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113DBA68"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0824DA10"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3AF73A9B"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C7BCF7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64D210A5"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69D567AD"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5BE5CC4B"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9900F38"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66A4B90C"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585BFC2A"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7ECC560D"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9DB4ED0"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0D6B34D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64D5F2B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199D8D4A"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00E243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398F1BD5"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422B7E6A"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00B85C3C"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C420F1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1D4AFDCB"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1780" w:type="dxa"/>
            <w:tcBorders>
              <w:top w:val="nil"/>
              <w:left w:val="nil"/>
              <w:bottom w:val="single" w:sz="4" w:space="0" w:color="auto"/>
              <w:right w:val="single" w:sz="4" w:space="0" w:color="auto"/>
            </w:tcBorders>
            <w:shd w:val="clear" w:color="auto" w:fill="auto"/>
            <w:noWrap/>
            <w:vAlign w:val="bottom"/>
            <w:hideMark/>
          </w:tcPr>
          <w:p w14:paraId="60F70CF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6EB8B12A"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BB725BD" w14:textId="77777777" w:rsidR="000630C8" w:rsidRPr="000473DD" w:rsidRDefault="000630C8" w:rsidP="00F26B24">
            <w:pPr>
              <w:spacing w:after="0"/>
              <w:jc w:val="center"/>
              <w:rPr>
                <w:color w:val="000000"/>
                <w:szCs w:val="22"/>
                <w:lang w:val="en-US"/>
              </w:rPr>
            </w:pPr>
            <w:r w:rsidRPr="000473DD">
              <w:rPr>
                <w:color w:val="000000"/>
                <w:szCs w:val="22"/>
                <w:lang w:val="en-US"/>
              </w:rPr>
              <w:t>fn</w:t>
            </w:r>
          </w:p>
        </w:tc>
        <w:tc>
          <w:tcPr>
            <w:tcW w:w="1780" w:type="dxa"/>
            <w:tcBorders>
              <w:top w:val="nil"/>
              <w:left w:val="nil"/>
              <w:bottom w:val="single" w:sz="4" w:space="0" w:color="auto"/>
              <w:right w:val="single" w:sz="4" w:space="0" w:color="auto"/>
            </w:tcBorders>
            <w:shd w:val="clear" w:color="auto" w:fill="auto"/>
            <w:noWrap/>
            <w:vAlign w:val="bottom"/>
            <w:hideMark/>
          </w:tcPr>
          <w:p w14:paraId="7C2FA97C" w14:textId="77777777" w:rsidR="000630C8" w:rsidRPr="000473DD" w:rsidRDefault="000630C8" w:rsidP="00F26B24">
            <w:pPr>
              <w:spacing w:after="0"/>
              <w:jc w:val="center"/>
              <w:rPr>
                <w:color w:val="000000"/>
                <w:szCs w:val="22"/>
                <w:lang w:val="en-US"/>
              </w:rPr>
            </w:pPr>
            <w:r w:rsidRPr="000473DD">
              <w:rPr>
                <w:color w:val="000000"/>
                <w:szCs w:val="22"/>
                <w:lang w:val="en-US"/>
              </w:rPr>
              <w:t>Vn</w:t>
            </w:r>
          </w:p>
        </w:tc>
        <w:tc>
          <w:tcPr>
            <w:tcW w:w="1780" w:type="dxa"/>
            <w:tcBorders>
              <w:top w:val="nil"/>
              <w:left w:val="nil"/>
              <w:bottom w:val="single" w:sz="4" w:space="0" w:color="auto"/>
              <w:right w:val="single" w:sz="4" w:space="0" w:color="auto"/>
            </w:tcBorders>
            <w:shd w:val="clear" w:color="auto" w:fill="auto"/>
            <w:noWrap/>
            <w:vAlign w:val="bottom"/>
            <w:hideMark/>
          </w:tcPr>
          <w:p w14:paraId="4B85FFF1" w14:textId="77777777" w:rsidR="000630C8" w:rsidRPr="000473DD" w:rsidRDefault="000630C8" w:rsidP="00F26B24">
            <w:pPr>
              <w:spacing w:after="0"/>
              <w:jc w:val="center"/>
              <w:rPr>
                <w:color w:val="000000"/>
                <w:szCs w:val="22"/>
                <w:lang w:val="en-US"/>
              </w:rPr>
            </w:pPr>
            <w:r w:rsidRPr="000473DD">
              <w:rPr>
                <w:color w:val="000000"/>
                <w:szCs w:val="22"/>
                <w:lang w:val="en-US"/>
              </w:rPr>
              <w:t>In</w:t>
            </w:r>
          </w:p>
        </w:tc>
      </w:tr>
    </w:tbl>
    <w:p w14:paraId="3E7198AF" w14:textId="77777777" w:rsidR="000630C8" w:rsidRDefault="000630C8" w:rsidP="000630C8">
      <w:pPr>
        <w:ind w:left="720"/>
        <w:jc w:val="both"/>
      </w:pPr>
    </w:p>
    <w:p w14:paraId="26FB584E" w14:textId="77777777" w:rsidR="000630C8" w:rsidRDefault="000630C8" w:rsidP="000630C8">
      <w:pPr>
        <w:ind w:left="720"/>
      </w:pPr>
      <w:r>
        <w:t>For each computed magnitude of voltage and current in dB at specific fault frequency of interest, assuming that current FFT dB magnitude as equivalent to 1 dB compute equivalent normalized voltage FFT dB magnitude as,</w:t>
      </w:r>
    </w:p>
    <w:p w14:paraId="13775CF0" w14:textId="77777777" w:rsidR="000630C8" w:rsidRDefault="000630C8" w:rsidP="000630C8">
      <w:pPr>
        <w:ind w:left="720"/>
      </w:pPr>
    </w:p>
    <w:p w14:paraId="65352A4B" w14:textId="77777777" w:rsidR="000630C8" w:rsidRDefault="000630C8" w:rsidP="000630C8">
      <w:pPr>
        <w:ind w:left="720"/>
      </w:pPr>
      <w:r>
        <w:t>Vn dB normalized = (Vn/In) * 1 dB = ‘Xn’</w:t>
      </w:r>
    </w:p>
    <w:p w14:paraId="43A4678C" w14:textId="77777777" w:rsidR="000630C8" w:rsidRDefault="000630C8" w:rsidP="000630C8">
      <w:pPr>
        <w:ind w:left="720"/>
      </w:pPr>
    </w:p>
    <w:p w14:paraId="152539B5" w14:textId="77777777" w:rsidR="000630C8" w:rsidRDefault="000630C8" w:rsidP="000630C8">
      <w:pPr>
        <w:ind w:left="720"/>
      </w:pPr>
      <w:r>
        <w:t xml:space="preserve">Fault confidence index (FCI) = X1 + X2 +……. + Xn, where n = number of fault frequencies </w:t>
      </w:r>
    </w:p>
    <w:p w14:paraId="5023920B" w14:textId="77777777" w:rsidR="000630C8" w:rsidRDefault="000630C8" w:rsidP="000630C8">
      <w:pPr>
        <w:ind w:left="720"/>
      </w:pPr>
    </w:p>
    <w:p w14:paraId="7FA6A029" w14:textId="77777777" w:rsidR="000630C8" w:rsidRDefault="000630C8" w:rsidP="000630C8">
      <w:pPr>
        <w:ind w:left="720"/>
        <w:jc w:val="both"/>
      </w:pPr>
      <w:r>
        <w:t xml:space="preserve">Ideally for ESA output to be 95-100% confident, FCI value should be much less than ‘n’ i.e. approximately &lt; (0.1*n). If the value is in the range of (0.1*n) to (0.5*n) then it is better to check rate of change of ESA output from last 50 samples and wait for the computation of next few ESA outputs. However if the value is greater than (0.5*n) and closer to n, then ESA output cannot be trusted. </w:t>
      </w:r>
    </w:p>
    <w:p w14:paraId="365B41E0" w14:textId="77777777" w:rsidR="000630C8" w:rsidRDefault="000630C8" w:rsidP="000630C8">
      <w:pPr>
        <w:ind w:left="720"/>
        <w:jc w:val="both"/>
      </w:pPr>
      <w:r>
        <w:t xml:space="preserve">Where, </w:t>
      </w:r>
    </w:p>
    <w:p w14:paraId="65FB0750" w14:textId="77777777" w:rsidR="000630C8" w:rsidRDefault="000630C8" w:rsidP="000630C8">
      <w:pPr>
        <w:ind w:left="720"/>
        <w:jc w:val="both"/>
      </w:pPr>
      <w:r>
        <w:t xml:space="preserve">n = number of fault frequencies </w:t>
      </w:r>
    </w:p>
    <w:p w14:paraId="6A547934" w14:textId="77777777" w:rsidR="000630C8" w:rsidRDefault="000630C8" w:rsidP="000630C8">
      <w:pPr>
        <w:ind w:left="720"/>
        <w:jc w:val="both"/>
      </w:pPr>
      <w:r>
        <w:t>Vn = Voltage magnitude at frequency ‘n’ from FFT computation</w:t>
      </w:r>
    </w:p>
    <w:p w14:paraId="45BAA45F" w14:textId="77777777" w:rsidR="000630C8" w:rsidRDefault="000630C8" w:rsidP="000630C8">
      <w:pPr>
        <w:ind w:left="720"/>
        <w:jc w:val="both"/>
      </w:pPr>
      <w:r>
        <w:t xml:space="preserve">Fn = nth frequency value </w:t>
      </w:r>
    </w:p>
    <w:p w14:paraId="24409A3E" w14:textId="77777777" w:rsidR="000630C8" w:rsidRDefault="000630C8" w:rsidP="000630C8">
      <w:pPr>
        <w:ind w:left="720"/>
        <w:jc w:val="both"/>
      </w:pPr>
      <w:r>
        <w:t>In = Current magnitude at frequency ‘n’ from FFT computation</w:t>
      </w:r>
    </w:p>
    <w:p w14:paraId="5D6A0C2C" w14:textId="77777777" w:rsidR="000630C8" w:rsidRDefault="000630C8" w:rsidP="000630C8">
      <w:pPr>
        <w:ind w:left="720"/>
        <w:jc w:val="both"/>
      </w:pPr>
      <w:r>
        <w:t>Xn = normalized Voltage magnitude at frequency ‘n’ w.r.t current magnitude at same frequency from FFT computation</w:t>
      </w:r>
    </w:p>
    <w:p w14:paraId="4861D10C" w14:textId="77777777" w:rsidR="000630C8" w:rsidRDefault="000630C8" w:rsidP="000630C8">
      <w:pPr>
        <w:ind w:left="720"/>
        <w:jc w:val="both"/>
      </w:pPr>
      <w:r>
        <w:t>FCI = Fault confidence index</w:t>
      </w:r>
    </w:p>
    <w:p w14:paraId="6B9D83C3" w14:textId="77777777" w:rsidR="000630C8" w:rsidRDefault="000630C8" w:rsidP="000630C8">
      <w:pPr>
        <w:ind w:left="720"/>
        <w:jc w:val="both"/>
      </w:pPr>
    </w:p>
    <w:p w14:paraId="14D4B7D8" w14:textId="77777777" w:rsidR="000630C8" w:rsidRDefault="000630C8" w:rsidP="000630C8">
      <w:pPr>
        <w:numPr>
          <w:ilvl w:val="0"/>
          <w:numId w:val="14"/>
        </w:numPr>
        <w:jc w:val="both"/>
        <w:rPr>
          <w:b/>
        </w:rPr>
      </w:pPr>
      <w:r>
        <w:rPr>
          <w:b/>
        </w:rPr>
        <w:t>Fault Severity Index (FSI)</w:t>
      </w:r>
    </w:p>
    <w:p w14:paraId="3F9D9171" w14:textId="77777777" w:rsidR="000630C8" w:rsidRDefault="000630C8" w:rsidP="000630C8">
      <w:pPr>
        <w:ind w:left="720"/>
        <w:jc w:val="both"/>
      </w:pPr>
      <w:r>
        <w:t xml:space="preserve">As mentioned in section 3 it is important to know the confidence level of ESA algorithm output but at the same time it is very much important to know severity level of ESA algorithm output. Severity of ESA algorithm output can be computed using baseline and fault computed values as shown below,     </w:t>
      </w:r>
    </w:p>
    <w:tbl>
      <w:tblPr>
        <w:tblW w:w="6708" w:type="dxa"/>
        <w:tblInd w:w="960" w:type="dxa"/>
        <w:tblLook w:val="04A0" w:firstRow="1" w:lastRow="0" w:firstColumn="1" w:lastColumn="0" w:noHBand="0" w:noVBand="1"/>
      </w:tblPr>
      <w:tblGrid>
        <w:gridCol w:w="1780"/>
        <w:gridCol w:w="2228"/>
        <w:gridCol w:w="2700"/>
      </w:tblGrid>
      <w:tr w:rsidR="000630C8" w:rsidRPr="000473DD" w14:paraId="489C3868" w14:textId="77777777" w:rsidTr="00F26B24">
        <w:trPr>
          <w:trHeight w:val="585"/>
        </w:trPr>
        <w:tc>
          <w:tcPr>
            <w:tcW w:w="1780" w:type="dxa"/>
            <w:tcBorders>
              <w:top w:val="single" w:sz="4" w:space="0" w:color="auto"/>
              <w:left w:val="single" w:sz="4" w:space="0" w:color="auto"/>
              <w:bottom w:val="single" w:sz="4" w:space="0" w:color="auto"/>
              <w:right w:val="single" w:sz="4" w:space="0" w:color="auto"/>
            </w:tcBorders>
            <w:shd w:val="clear" w:color="000000" w:fill="538DD5"/>
            <w:vAlign w:val="bottom"/>
            <w:hideMark/>
          </w:tcPr>
          <w:p w14:paraId="1AE169D4" w14:textId="77777777" w:rsidR="000630C8" w:rsidRPr="000473DD" w:rsidRDefault="000630C8" w:rsidP="00F26B24">
            <w:pPr>
              <w:spacing w:after="0"/>
              <w:rPr>
                <w:b/>
                <w:bCs/>
                <w:color w:val="000000"/>
                <w:szCs w:val="22"/>
                <w:lang w:val="en-US"/>
              </w:rPr>
            </w:pPr>
            <w:r w:rsidRPr="000473DD">
              <w:rPr>
                <w:b/>
                <w:bCs/>
                <w:color w:val="000000"/>
                <w:szCs w:val="22"/>
                <w:lang w:val="en-US"/>
              </w:rPr>
              <w:t xml:space="preserve">Fault </w:t>
            </w:r>
            <w:r w:rsidRPr="000473DD">
              <w:rPr>
                <w:b/>
                <w:bCs/>
                <w:color w:val="000000"/>
                <w:szCs w:val="22"/>
                <w:lang w:val="en-US"/>
              </w:rPr>
              <w:br/>
              <w:t>Frequency (Hz)</w:t>
            </w:r>
          </w:p>
        </w:tc>
        <w:tc>
          <w:tcPr>
            <w:tcW w:w="2228" w:type="dxa"/>
            <w:tcBorders>
              <w:top w:val="single" w:sz="4" w:space="0" w:color="auto"/>
              <w:left w:val="nil"/>
              <w:bottom w:val="single" w:sz="4" w:space="0" w:color="auto"/>
              <w:right w:val="single" w:sz="4" w:space="0" w:color="auto"/>
            </w:tcBorders>
            <w:shd w:val="clear" w:color="000000" w:fill="538DD5"/>
            <w:vAlign w:val="bottom"/>
            <w:hideMark/>
          </w:tcPr>
          <w:p w14:paraId="54A5B252" w14:textId="77777777" w:rsidR="000630C8" w:rsidRPr="000473DD" w:rsidRDefault="000630C8" w:rsidP="00F26B24">
            <w:pPr>
              <w:spacing w:after="0"/>
              <w:rPr>
                <w:b/>
                <w:bCs/>
                <w:color w:val="000000"/>
                <w:szCs w:val="22"/>
                <w:lang w:val="en-US"/>
              </w:rPr>
            </w:pPr>
            <w:r>
              <w:rPr>
                <w:b/>
                <w:bCs/>
                <w:color w:val="000000"/>
                <w:szCs w:val="22"/>
                <w:lang w:val="en-US"/>
              </w:rPr>
              <w:t>Baseline Current FFT</w:t>
            </w:r>
            <w:r w:rsidRPr="000473DD">
              <w:rPr>
                <w:b/>
                <w:bCs/>
                <w:color w:val="000000"/>
                <w:szCs w:val="22"/>
                <w:lang w:val="en-US"/>
              </w:rPr>
              <w:br/>
              <w:t>Magnitude (dB)</w:t>
            </w:r>
          </w:p>
        </w:tc>
        <w:tc>
          <w:tcPr>
            <w:tcW w:w="2700" w:type="dxa"/>
            <w:tcBorders>
              <w:top w:val="single" w:sz="4" w:space="0" w:color="auto"/>
              <w:left w:val="nil"/>
              <w:bottom w:val="single" w:sz="4" w:space="0" w:color="auto"/>
              <w:right w:val="single" w:sz="4" w:space="0" w:color="auto"/>
            </w:tcBorders>
            <w:shd w:val="clear" w:color="000000" w:fill="538DD5"/>
            <w:vAlign w:val="bottom"/>
            <w:hideMark/>
          </w:tcPr>
          <w:p w14:paraId="73B6D87D" w14:textId="77777777" w:rsidR="000630C8" w:rsidRPr="000473DD" w:rsidRDefault="000630C8" w:rsidP="00F26B24">
            <w:pPr>
              <w:spacing w:after="0"/>
              <w:rPr>
                <w:b/>
                <w:bCs/>
                <w:color w:val="000000"/>
                <w:szCs w:val="22"/>
                <w:lang w:val="en-US"/>
              </w:rPr>
            </w:pPr>
            <w:r>
              <w:rPr>
                <w:b/>
                <w:bCs/>
                <w:color w:val="000000"/>
                <w:szCs w:val="22"/>
                <w:lang w:val="en-US"/>
              </w:rPr>
              <w:t>Latest Current FFT</w:t>
            </w:r>
            <w:r w:rsidRPr="000473DD">
              <w:rPr>
                <w:b/>
                <w:bCs/>
                <w:color w:val="000000"/>
                <w:szCs w:val="22"/>
                <w:lang w:val="en-US"/>
              </w:rPr>
              <w:br/>
              <w:t>Magnitude (dB)</w:t>
            </w:r>
          </w:p>
        </w:tc>
      </w:tr>
      <w:tr w:rsidR="000630C8" w:rsidRPr="000473DD" w14:paraId="6640C4B1"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C2CD782" w14:textId="77777777" w:rsidR="000630C8" w:rsidRPr="000473DD" w:rsidRDefault="000630C8" w:rsidP="00F26B24">
            <w:pPr>
              <w:spacing w:after="0"/>
              <w:jc w:val="center"/>
              <w:rPr>
                <w:color w:val="000000"/>
                <w:szCs w:val="22"/>
                <w:lang w:val="en-US"/>
              </w:rPr>
            </w:pPr>
            <w:r w:rsidRPr="000473DD">
              <w:rPr>
                <w:color w:val="000000"/>
                <w:szCs w:val="22"/>
                <w:lang w:val="en-US"/>
              </w:rPr>
              <w:t>f1</w:t>
            </w:r>
          </w:p>
        </w:tc>
        <w:tc>
          <w:tcPr>
            <w:tcW w:w="2228" w:type="dxa"/>
            <w:tcBorders>
              <w:top w:val="nil"/>
              <w:left w:val="nil"/>
              <w:bottom w:val="single" w:sz="4" w:space="0" w:color="auto"/>
              <w:right w:val="single" w:sz="4" w:space="0" w:color="auto"/>
            </w:tcBorders>
            <w:shd w:val="clear" w:color="auto" w:fill="auto"/>
            <w:noWrap/>
            <w:vAlign w:val="bottom"/>
            <w:hideMark/>
          </w:tcPr>
          <w:p w14:paraId="4F545504" w14:textId="77777777" w:rsidR="000630C8" w:rsidRPr="000473DD" w:rsidRDefault="000630C8" w:rsidP="00F26B24">
            <w:pPr>
              <w:spacing w:after="0"/>
              <w:jc w:val="center"/>
              <w:rPr>
                <w:color w:val="000000"/>
                <w:szCs w:val="22"/>
                <w:lang w:val="en-US"/>
              </w:rPr>
            </w:pPr>
            <w:r>
              <w:rPr>
                <w:color w:val="000000"/>
                <w:szCs w:val="22"/>
                <w:lang w:val="en-US"/>
              </w:rPr>
              <w:t>Ib</w:t>
            </w:r>
            <w:r w:rsidRPr="000473DD">
              <w:rPr>
                <w:color w:val="000000"/>
                <w:szCs w:val="22"/>
                <w:lang w:val="en-US"/>
              </w:rPr>
              <w:t>1</w:t>
            </w:r>
          </w:p>
        </w:tc>
        <w:tc>
          <w:tcPr>
            <w:tcW w:w="2700" w:type="dxa"/>
            <w:tcBorders>
              <w:top w:val="nil"/>
              <w:left w:val="nil"/>
              <w:bottom w:val="single" w:sz="4" w:space="0" w:color="auto"/>
              <w:right w:val="single" w:sz="4" w:space="0" w:color="auto"/>
            </w:tcBorders>
            <w:shd w:val="clear" w:color="auto" w:fill="auto"/>
            <w:noWrap/>
            <w:vAlign w:val="bottom"/>
            <w:hideMark/>
          </w:tcPr>
          <w:p w14:paraId="714E5C88" w14:textId="77777777" w:rsidR="000630C8" w:rsidRPr="000473DD" w:rsidRDefault="000630C8" w:rsidP="00F26B24">
            <w:pPr>
              <w:spacing w:after="0"/>
              <w:jc w:val="center"/>
              <w:rPr>
                <w:color w:val="000000"/>
                <w:szCs w:val="22"/>
                <w:lang w:val="en-US"/>
              </w:rPr>
            </w:pPr>
            <w:r w:rsidRPr="000473DD">
              <w:rPr>
                <w:color w:val="000000"/>
                <w:szCs w:val="22"/>
                <w:lang w:val="en-US"/>
              </w:rPr>
              <w:t>I1</w:t>
            </w:r>
          </w:p>
        </w:tc>
      </w:tr>
      <w:tr w:rsidR="000630C8" w:rsidRPr="000473DD" w14:paraId="3AB1D226"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DC69ABB"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228" w:type="dxa"/>
            <w:tcBorders>
              <w:top w:val="nil"/>
              <w:left w:val="nil"/>
              <w:bottom w:val="single" w:sz="4" w:space="0" w:color="auto"/>
              <w:right w:val="single" w:sz="4" w:space="0" w:color="auto"/>
            </w:tcBorders>
            <w:shd w:val="clear" w:color="auto" w:fill="auto"/>
            <w:noWrap/>
            <w:vAlign w:val="bottom"/>
            <w:hideMark/>
          </w:tcPr>
          <w:p w14:paraId="272AEF5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352DD785"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7654E197"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2D7C48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228" w:type="dxa"/>
            <w:tcBorders>
              <w:top w:val="nil"/>
              <w:left w:val="nil"/>
              <w:bottom w:val="single" w:sz="4" w:space="0" w:color="auto"/>
              <w:right w:val="single" w:sz="4" w:space="0" w:color="auto"/>
            </w:tcBorders>
            <w:shd w:val="clear" w:color="auto" w:fill="auto"/>
            <w:noWrap/>
            <w:vAlign w:val="bottom"/>
            <w:hideMark/>
          </w:tcPr>
          <w:p w14:paraId="3A9C8A1A"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226ACD5B"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1463065E"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15F4D46"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228" w:type="dxa"/>
            <w:tcBorders>
              <w:top w:val="nil"/>
              <w:left w:val="nil"/>
              <w:bottom w:val="single" w:sz="4" w:space="0" w:color="auto"/>
              <w:right w:val="single" w:sz="4" w:space="0" w:color="auto"/>
            </w:tcBorders>
            <w:shd w:val="clear" w:color="auto" w:fill="auto"/>
            <w:noWrap/>
            <w:vAlign w:val="bottom"/>
            <w:hideMark/>
          </w:tcPr>
          <w:p w14:paraId="3024542B"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7CBDB203"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13F34739"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F7FF91"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228" w:type="dxa"/>
            <w:tcBorders>
              <w:top w:val="nil"/>
              <w:left w:val="nil"/>
              <w:bottom w:val="single" w:sz="4" w:space="0" w:color="auto"/>
              <w:right w:val="single" w:sz="4" w:space="0" w:color="auto"/>
            </w:tcBorders>
            <w:shd w:val="clear" w:color="auto" w:fill="auto"/>
            <w:noWrap/>
            <w:vAlign w:val="bottom"/>
            <w:hideMark/>
          </w:tcPr>
          <w:p w14:paraId="06143918"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50DEF1E9"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512F7761"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700056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228" w:type="dxa"/>
            <w:tcBorders>
              <w:top w:val="nil"/>
              <w:left w:val="nil"/>
              <w:bottom w:val="single" w:sz="4" w:space="0" w:color="auto"/>
              <w:right w:val="single" w:sz="4" w:space="0" w:color="auto"/>
            </w:tcBorders>
            <w:shd w:val="clear" w:color="auto" w:fill="auto"/>
            <w:noWrap/>
            <w:vAlign w:val="bottom"/>
            <w:hideMark/>
          </w:tcPr>
          <w:p w14:paraId="56DD6836"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06F3C73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1536A91C"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503A69F"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lastRenderedPageBreak/>
              <w:t>.</w:t>
            </w:r>
          </w:p>
        </w:tc>
        <w:tc>
          <w:tcPr>
            <w:tcW w:w="2228" w:type="dxa"/>
            <w:tcBorders>
              <w:top w:val="nil"/>
              <w:left w:val="nil"/>
              <w:bottom w:val="single" w:sz="4" w:space="0" w:color="auto"/>
              <w:right w:val="single" w:sz="4" w:space="0" w:color="auto"/>
            </w:tcBorders>
            <w:shd w:val="clear" w:color="auto" w:fill="auto"/>
            <w:noWrap/>
            <w:vAlign w:val="bottom"/>
            <w:hideMark/>
          </w:tcPr>
          <w:p w14:paraId="181BE832"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c>
          <w:tcPr>
            <w:tcW w:w="2700" w:type="dxa"/>
            <w:tcBorders>
              <w:top w:val="nil"/>
              <w:left w:val="nil"/>
              <w:bottom w:val="single" w:sz="4" w:space="0" w:color="auto"/>
              <w:right w:val="single" w:sz="4" w:space="0" w:color="auto"/>
            </w:tcBorders>
            <w:shd w:val="clear" w:color="auto" w:fill="auto"/>
            <w:noWrap/>
            <w:vAlign w:val="bottom"/>
            <w:hideMark/>
          </w:tcPr>
          <w:p w14:paraId="01A7961E" w14:textId="77777777" w:rsidR="000630C8" w:rsidRPr="000473DD" w:rsidRDefault="000630C8" w:rsidP="00F26B24">
            <w:pPr>
              <w:spacing w:after="0"/>
              <w:jc w:val="center"/>
              <w:rPr>
                <w:rFonts w:ascii="Calibri" w:hAnsi="Calibri"/>
                <w:color w:val="000000"/>
                <w:szCs w:val="22"/>
                <w:lang w:val="en-US"/>
              </w:rPr>
            </w:pPr>
            <w:r w:rsidRPr="000473DD">
              <w:rPr>
                <w:rFonts w:ascii="Calibri" w:hAnsi="Calibri"/>
                <w:color w:val="000000"/>
                <w:szCs w:val="22"/>
                <w:lang w:val="en-US"/>
              </w:rPr>
              <w:t>.</w:t>
            </w:r>
          </w:p>
        </w:tc>
      </w:tr>
      <w:tr w:rsidR="000630C8" w:rsidRPr="000473DD" w14:paraId="4B39406F" w14:textId="77777777" w:rsidTr="00F26B2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025117" w14:textId="77777777" w:rsidR="000630C8" w:rsidRPr="000473DD" w:rsidRDefault="000630C8" w:rsidP="00F26B24">
            <w:pPr>
              <w:spacing w:after="0"/>
              <w:jc w:val="center"/>
              <w:rPr>
                <w:color w:val="000000"/>
                <w:szCs w:val="22"/>
                <w:lang w:val="en-US"/>
              </w:rPr>
            </w:pPr>
            <w:r w:rsidRPr="000473DD">
              <w:rPr>
                <w:color w:val="000000"/>
                <w:szCs w:val="22"/>
                <w:lang w:val="en-US"/>
              </w:rPr>
              <w:t>fn</w:t>
            </w:r>
          </w:p>
        </w:tc>
        <w:tc>
          <w:tcPr>
            <w:tcW w:w="2228" w:type="dxa"/>
            <w:tcBorders>
              <w:top w:val="nil"/>
              <w:left w:val="nil"/>
              <w:bottom w:val="single" w:sz="4" w:space="0" w:color="auto"/>
              <w:right w:val="single" w:sz="4" w:space="0" w:color="auto"/>
            </w:tcBorders>
            <w:shd w:val="clear" w:color="auto" w:fill="auto"/>
            <w:noWrap/>
            <w:vAlign w:val="bottom"/>
            <w:hideMark/>
          </w:tcPr>
          <w:p w14:paraId="0CEDD45C" w14:textId="77777777" w:rsidR="000630C8" w:rsidRPr="000473DD" w:rsidRDefault="000630C8" w:rsidP="00F26B24">
            <w:pPr>
              <w:spacing w:after="0"/>
              <w:jc w:val="center"/>
              <w:rPr>
                <w:color w:val="000000"/>
                <w:szCs w:val="22"/>
                <w:lang w:val="en-US"/>
              </w:rPr>
            </w:pPr>
            <w:r>
              <w:rPr>
                <w:color w:val="000000"/>
                <w:szCs w:val="22"/>
                <w:lang w:val="en-US"/>
              </w:rPr>
              <w:t>Ib</w:t>
            </w:r>
            <w:r w:rsidRPr="000473DD">
              <w:rPr>
                <w:color w:val="000000"/>
                <w:szCs w:val="22"/>
                <w:lang w:val="en-US"/>
              </w:rPr>
              <w:t>n</w:t>
            </w:r>
          </w:p>
        </w:tc>
        <w:tc>
          <w:tcPr>
            <w:tcW w:w="2700" w:type="dxa"/>
            <w:tcBorders>
              <w:top w:val="nil"/>
              <w:left w:val="nil"/>
              <w:bottom w:val="single" w:sz="4" w:space="0" w:color="auto"/>
              <w:right w:val="single" w:sz="4" w:space="0" w:color="auto"/>
            </w:tcBorders>
            <w:shd w:val="clear" w:color="auto" w:fill="auto"/>
            <w:noWrap/>
            <w:vAlign w:val="bottom"/>
            <w:hideMark/>
          </w:tcPr>
          <w:p w14:paraId="1AF885FF" w14:textId="77777777" w:rsidR="000630C8" w:rsidRPr="000473DD" w:rsidRDefault="000630C8" w:rsidP="00F26B24">
            <w:pPr>
              <w:spacing w:after="0"/>
              <w:jc w:val="center"/>
              <w:rPr>
                <w:color w:val="000000"/>
                <w:szCs w:val="22"/>
                <w:lang w:val="en-US"/>
              </w:rPr>
            </w:pPr>
            <w:r w:rsidRPr="000473DD">
              <w:rPr>
                <w:color w:val="000000"/>
                <w:szCs w:val="22"/>
                <w:lang w:val="en-US"/>
              </w:rPr>
              <w:t>In</w:t>
            </w:r>
          </w:p>
        </w:tc>
      </w:tr>
    </w:tbl>
    <w:p w14:paraId="6E69B006" w14:textId="77777777" w:rsidR="000630C8" w:rsidRDefault="000630C8" w:rsidP="000630C8">
      <w:pPr>
        <w:ind w:left="720"/>
        <w:jc w:val="both"/>
      </w:pPr>
      <w:r>
        <w:t xml:space="preserve"> </w:t>
      </w:r>
    </w:p>
    <w:p w14:paraId="6792BDE1" w14:textId="77777777" w:rsidR="000630C8" w:rsidRDefault="000630C8" w:rsidP="000630C8">
      <w:pPr>
        <w:ind w:left="720"/>
        <w:jc w:val="both"/>
      </w:pPr>
      <w:r>
        <w:t>For each computed magnitude of current in dB at specific fault frequency of interest during baseline and normal conditions, assuming that baseline current FFT dB magnitude as equivalent to 1 dB compute equivalent normalized current FFT dB magnitude as,</w:t>
      </w:r>
    </w:p>
    <w:p w14:paraId="038B4991" w14:textId="77777777" w:rsidR="000630C8" w:rsidRDefault="000630C8" w:rsidP="000630C8">
      <w:pPr>
        <w:ind w:left="720"/>
      </w:pPr>
      <w:r>
        <w:tab/>
        <w:t>In dB normalized = (In/Ibn) * 1 dB = ‘Yn’</w:t>
      </w:r>
    </w:p>
    <w:p w14:paraId="1191F793" w14:textId="77777777" w:rsidR="000630C8" w:rsidRDefault="000630C8" w:rsidP="000630C8">
      <w:pPr>
        <w:ind w:left="720"/>
      </w:pPr>
      <w:r>
        <w:t xml:space="preserve"> </w:t>
      </w:r>
      <w:r>
        <w:tab/>
        <w:t xml:space="preserve">Fault severity index (FSI) = Y1 + Y2 +……. + Yn, where n = number of fault frequencies </w:t>
      </w:r>
    </w:p>
    <w:p w14:paraId="27D38936" w14:textId="77777777" w:rsidR="000630C8" w:rsidRDefault="000630C8" w:rsidP="000630C8">
      <w:pPr>
        <w:ind w:left="720"/>
      </w:pPr>
      <w:r>
        <w:t xml:space="preserve">Motor is said to be in 100% healthy condition if the value of FSI is equal to or less than ‘n’. If the value of FSI is in the range of ‘2n’ to ‘5n’ then it is caution condition and any value &gt; ‘5n’ needs to be considered as alarm condition. </w:t>
      </w:r>
    </w:p>
    <w:p w14:paraId="7943A90A" w14:textId="77777777" w:rsidR="000630C8" w:rsidRDefault="000630C8" w:rsidP="000630C8">
      <w:pPr>
        <w:ind w:left="720"/>
        <w:jc w:val="both"/>
      </w:pPr>
      <w:r>
        <w:t xml:space="preserve">Where, </w:t>
      </w:r>
    </w:p>
    <w:p w14:paraId="33B8EF53" w14:textId="77777777" w:rsidR="000630C8" w:rsidRDefault="000630C8" w:rsidP="000630C8">
      <w:pPr>
        <w:ind w:left="720"/>
        <w:jc w:val="both"/>
      </w:pPr>
      <w:r>
        <w:t xml:space="preserve">n = number of fault frequencies </w:t>
      </w:r>
    </w:p>
    <w:p w14:paraId="58C22562" w14:textId="77777777" w:rsidR="000630C8" w:rsidRDefault="000630C8" w:rsidP="000630C8">
      <w:pPr>
        <w:ind w:left="720"/>
        <w:jc w:val="both"/>
      </w:pPr>
      <w:r>
        <w:t xml:space="preserve">Fn = nth frequency value </w:t>
      </w:r>
    </w:p>
    <w:p w14:paraId="2B20FF76" w14:textId="77777777" w:rsidR="000630C8" w:rsidRDefault="000630C8" w:rsidP="000630C8">
      <w:pPr>
        <w:ind w:left="720"/>
        <w:jc w:val="both"/>
      </w:pPr>
      <w:r>
        <w:t>In = Current magnitude at frequency ‘n’ from FFT computation</w:t>
      </w:r>
    </w:p>
    <w:p w14:paraId="2BF52A0F" w14:textId="77777777" w:rsidR="000630C8" w:rsidRDefault="000630C8" w:rsidP="000630C8">
      <w:pPr>
        <w:ind w:left="720"/>
        <w:jc w:val="both"/>
      </w:pPr>
      <w:r>
        <w:t>In = Current magnitude during baseline at frequency ‘n’ from FFT computation</w:t>
      </w:r>
    </w:p>
    <w:p w14:paraId="775B5345" w14:textId="77777777" w:rsidR="000630C8" w:rsidRDefault="000630C8" w:rsidP="000630C8">
      <w:pPr>
        <w:ind w:left="720"/>
        <w:jc w:val="both"/>
      </w:pPr>
      <w:r>
        <w:t>Yn = normalized current magnitude at frequency ‘n’ w.r.t current magnitude during baseline at same frequency from FFT computation</w:t>
      </w:r>
    </w:p>
    <w:p w14:paraId="05966565" w14:textId="77777777" w:rsidR="000630C8" w:rsidRDefault="000630C8" w:rsidP="000630C8">
      <w:pPr>
        <w:ind w:firstLine="720"/>
      </w:pPr>
      <w:r>
        <w:t>FSI = Fault severity index</w:t>
      </w:r>
    </w:p>
    <w:p w14:paraId="75BC99BF" w14:textId="77777777" w:rsidR="000630C8" w:rsidRDefault="000630C8" w:rsidP="000630C8">
      <w:pPr>
        <w:ind w:firstLine="720"/>
      </w:pPr>
    </w:p>
    <w:p w14:paraId="5F632E38" w14:textId="77777777" w:rsidR="000630C8" w:rsidRDefault="000630C8" w:rsidP="000630C8">
      <w:pPr>
        <w:numPr>
          <w:ilvl w:val="0"/>
          <w:numId w:val="14"/>
        </w:numPr>
        <w:jc w:val="both"/>
        <w:rPr>
          <w:b/>
        </w:rPr>
      </w:pPr>
      <w:r>
        <w:rPr>
          <w:b/>
        </w:rPr>
        <w:t xml:space="preserve">Literature analysis on ESA </w:t>
      </w:r>
    </w:p>
    <w:p w14:paraId="7AF101AB" w14:textId="77777777" w:rsidR="000630C8" w:rsidRDefault="000630C8" w:rsidP="000630C8">
      <w:pPr>
        <w:ind w:left="720"/>
        <w:jc w:val="both"/>
      </w:pPr>
      <w:r>
        <w:t xml:space="preserve">In literature ESA is computed for all faults based on center frequency identification. Almost all faults are identified w.r.t center frequency computed based on number of rotor bars or number of stator slots except for bearing fault. This method helps in implementing ESA in a more generic fashion for all types of mechanical, electrical faults and helps in distinguishing sub-categories of fault very easily. In 8-series we have different methods for broken rotor bar, stator inter-turn fault, bearing fault and mis-alignment fault. This is something which we need to look at aggressively and improve to have smoother implementation.  </w:t>
      </w:r>
    </w:p>
    <w:p w14:paraId="0AD9E979" w14:textId="77777777" w:rsidR="000630C8" w:rsidRDefault="000630C8" w:rsidP="000630C8">
      <w:pPr>
        <w:ind w:left="720"/>
        <w:jc w:val="both"/>
      </w:pPr>
    </w:p>
    <w:p w14:paraId="64DE6D3E" w14:textId="77777777" w:rsidR="000630C8" w:rsidRDefault="000630C8" w:rsidP="000630C8">
      <w:pPr>
        <w:numPr>
          <w:ilvl w:val="0"/>
          <w:numId w:val="16"/>
        </w:numPr>
        <w:jc w:val="both"/>
        <w:rPr>
          <w:b/>
        </w:rPr>
      </w:pPr>
      <w:r w:rsidRPr="00565621">
        <w:rPr>
          <w:b/>
        </w:rPr>
        <w:lastRenderedPageBreak/>
        <w:t>BRB fault detection</w:t>
      </w:r>
      <w:r>
        <w:rPr>
          <w:b/>
        </w:rPr>
        <w:t>:</w:t>
      </w:r>
    </w:p>
    <w:p w14:paraId="4411DCC2" w14:textId="77777777" w:rsidR="000630C8" w:rsidRDefault="000630C8" w:rsidP="000630C8">
      <w:pPr>
        <w:autoSpaceDE w:val="0"/>
        <w:autoSpaceDN w:val="0"/>
        <w:adjustRightInd w:val="0"/>
        <w:spacing w:after="0"/>
        <w:ind w:left="1080"/>
      </w:pPr>
      <w:r w:rsidRPr="00562AA0">
        <w:t xml:space="preserve">Broken bars are generally found as slip frequency sidebands around the fundamental frequency. The rule of thumb is that faults are detected when these sidebands meet or exceed -35dB.   </w:t>
      </w:r>
    </w:p>
    <w:p w14:paraId="7C4ED444" w14:textId="77777777" w:rsidR="000630C8" w:rsidRDefault="000630C8" w:rsidP="000630C8">
      <w:pPr>
        <w:autoSpaceDE w:val="0"/>
        <w:autoSpaceDN w:val="0"/>
        <w:adjustRightInd w:val="0"/>
        <w:spacing w:after="0"/>
        <w:ind w:left="1080"/>
      </w:pPr>
    </w:p>
    <w:p w14:paraId="77323414" w14:textId="77777777" w:rsidR="000630C8" w:rsidRDefault="000630C8" w:rsidP="000630C8">
      <w:pPr>
        <w:autoSpaceDE w:val="0"/>
        <w:autoSpaceDN w:val="0"/>
        <w:adjustRightInd w:val="0"/>
        <w:spacing w:after="0"/>
        <w:ind w:left="1080"/>
      </w:pPr>
      <w:r>
        <w:t xml:space="preserve">Slip frequency is computed as (Ns-Nr/Fs) where Ns is synchronous speed, Nr is rotational speed and Fs is supply frequency. </w:t>
      </w:r>
    </w:p>
    <w:p w14:paraId="5C04DB60" w14:textId="77777777" w:rsidR="000630C8" w:rsidRDefault="000630C8" w:rsidP="000630C8">
      <w:pPr>
        <w:autoSpaceDE w:val="0"/>
        <w:autoSpaceDN w:val="0"/>
        <w:adjustRightInd w:val="0"/>
        <w:spacing w:after="0"/>
        <w:ind w:left="1080"/>
      </w:pPr>
    </w:p>
    <w:p w14:paraId="4160D24F" w14:textId="096FF410" w:rsidR="000630C8" w:rsidRPr="00562AA0" w:rsidRDefault="001F0BE3" w:rsidP="000630C8">
      <w:pPr>
        <w:autoSpaceDE w:val="0"/>
        <w:autoSpaceDN w:val="0"/>
        <w:adjustRightInd w:val="0"/>
        <w:spacing w:after="0"/>
        <w:ind w:left="1080"/>
      </w:pPr>
      <w:r w:rsidRPr="00562AA0">
        <w:rPr>
          <w:noProof/>
          <w:lang w:val="en-US"/>
        </w:rPr>
        <w:drawing>
          <wp:inline distT="0" distB="0" distL="0" distR="0" wp14:anchorId="1999C7BD" wp14:editId="51B78B83">
            <wp:extent cx="4067175" cy="349694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grayscl/>
                      <a:extLst>
                        <a:ext uri="{28A0092B-C50C-407E-A947-70E740481C1C}">
                          <a14:useLocalDpi xmlns:a14="http://schemas.microsoft.com/office/drawing/2010/main" val="0"/>
                        </a:ext>
                      </a:extLst>
                    </a:blip>
                    <a:srcRect/>
                    <a:stretch>
                      <a:fillRect/>
                    </a:stretch>
                  </pic:blipFill>
                  <pic:spPr bwMode="auto">
                    <a:xfrm>
                      <a:off x="0" y="0"/>
                      <a:ext cx="4067175" cy="3496945"/>
                    </a:xfrm>
                    <a:prstGeom prst="rect">
                      <a:avLst/>
                    </a:prstGeom>
                    <a:noFill/>
                    <a:ln>
                      <a:noFill/>
                    </a:ln>
                  </pic:spPr>
                </pic:pic>
              </a:graphicData>
            </a:graphic>
          </wp:inline>
        </w:drawing>
      </w:r>
    </w:p>
    <w:p w14:paraId="3A70F1C6" w14:textId="77777777" w:rsidR="000630C8" w:rsidRDefault="000630C8" w:rsidP="000630C8">
      <w:pPr>
        <w:rPr>
          <w:b/>
        </w:rPr>
      </w:pPr>
    </w:p>
    <w:p w14:paraId="19F800F0" w14:textId="77777777" w:rsidR="000630C8" w:rsidRDefault="000630C8" w:rsidP="000630C8">
      <w:pPr>
        <w:numPr>
          <w:ilvl w:val="0"/>
          <w:numId w:val="16"/>
        </w:numPr>
        <w:rPr>
          <w:b/>
        </w:rPr>
      </w:pPr>
      <w:r>
        <w:rPr>
          <w:b/>
        </w:rPr>
        <w:t>Eccentricity:</w:t>
      </w:r>
    </w:p>
    <w:p w14:paraId="5A48C004" w14:textId="77777777" w:rsidR="000630C8" w:rsidRDefault="000630C8" w:rsidP="000630C8">
      <w:pPr>
        <w:autoSpaceDE w:val="0"/>
        <w:autoSpaceDN w:val="0"/>
        <w:adjustRightInd w:val="0"/>
        <w:spacing w:after="0"/>
        <w:ind w:left="720"/>
      </w:pPr>
      <w:r w:rsidRPr="00DC1FA0">
        <w:rPr>
          <w:b/>
        </w:rPr>
        <w:lastRenderedPageBreak/>
        <w:t>Static eccentricity</w:t>
      </w:r>
      <w:r w:rsidRPr="00562AA0">
        <w:t xml:space="preserve"> can be found in the high frequency spectrum. Static eccentricity is calculated as running speed times the number of rotor bars with line frequency time’s N sidebands, where N is an odd integer. </w:t>
      </w:r>
    </w:p>
    <w:p w14:paraId="33FB4893" w14:textId="77777777" w:rsidR="000630C8" w:rsidRDefault="000630C8" w:rsidP="000630C8">
      <w:pPr>
        <w:autoSpaceDE w:val="0"/>
        <w:autoSpaceDN w:val="0"/>
        <w:adjustRightInd w:val="0"/>
        <w:spacing w:after="0"/>
        <w:ind w:left="720"/>
      </w:pPr>
      <w:r>
        <w:t xml:space="preserve">Center frequency (CF) = fr * RB, where RB = no. of rotor bars and fr = rotational frequency = Nr/Fs. </w:t>
      </w:r>
    </w:p>
    <w:p w14:paraId="4A1BF130" w14:textId="77777777" w:rsidR="000630C8" w:rsidRPr="00562AA0" w:rsidRDefault="000630C8" w:rsidP="000630C8">
      <w:pPr>
        <w:autoSpaceDE w:val="0"/>
        <w:autoSpaceDN w:val="0"/>
        <w:adjustRightInd w:val="0"/>
        <w:spacing w:after="0"/>
        <w:ind w:left="720"/>
      </w:pPr>
      <w:r>
        <w:t xml:space="preserve">Static eccentricity can be observed at frequencies, [CF +/- (k*Fs)], where ‘k’ is an integer. </w:t>
      </w:r>
    </w:p>
    <w:p w14:paraId="2D00AAB6" w14:textId="77777777" w:rsidR="000630C8" w:rsidRPr="00562AA0" w:rsidRDefault="000630C8" w:rsidP="000630C8">
      <w:pPr>
        <w:autoSpaceDE w:val="0"/>
        <w:autoSpaceDN w:val="0"/>
        <w:adjustRightInd w:val="0"/>
        <w:spacing w:after="0"/>
        <w:ind w:left="720"/>
      </w:pPr>
    </w:p>
    <w:p w14:paraId="0DA1CDA7" w14:textId="77777777" w:rsidR="000630C8" w:rsidRDefault="000630C8" w:rsidP="000630C8">
      <w:pPr>
        <w:autoSpaceDE w:val="0"/>
        <w:autoSpaceDN w:val="0"/>
        <w:adjustRightInd w:val="0"/>
        <w:spacing w:after="0"/>
        <w:ind w:left="720"/>
      </w:pPr>
      <w:r w:rsidRPr="00DC1FA0">
        <w:rPr>
          <w:b/>
        </w:rPr>
        <w:t>Dynamic eccentricity</w:t>
      </w:r>
      <w:r w:rsidRPr="00562AA0">
        <w:t xml:space="preserve"> differs from static eccentricity only in that there will also be running speed sidebands around the static eccentricity sidebands of the base frequency.</w:t>
      </w:r>
      <w:r>
        <w:t xml:space="preserve"> </w:t>
      </w:r>
    </w:p>
    <w:p w14:paraId="135B48BA" w14:textId="77777777" w:rsidR="000630C8" w:rsidRDefault="000630C8" w:rsidP="000630C8">
      <w:pPr>
        <w:autoSpaceDE w:val="0"/>
        <w:autoSpaceDN w:val="0"/>
        <w:adjustRightInd w:val="0"/>
        <w:spacing w:after="0"/>
        <w:ind w:left="720"/>
      </w:pPr>
    </w:p>
    <w:p w14:paraId="3001BEDE" w14:textId="77777777" w:rsidR="000630C8" w:rsidRDefault="000630C8" w:rsidP="000630C8">
      <w:pPr>
        <w:autoSpaceDE w:val="0"/>
        <w:autoSpaceDN w:val="0"/>
        <w:adjustRightInd w:val="0"/>
        <w:spacing w:after="0"/>
        <w:ind w:left="720"/>
      </w:pPr>
      <w:r>
        <w:t>Center frequency (CF) = = fr * RB, where RB = no. of rotor bars and fr = rotational frequency = Nr/Fs.</w:t>
      </w:r>
    </w:p>
    <w:p w14:paraId="4E04266F" w14:textId="77777777" w:rsidR="000630C8" w:rsidRDefault="000630C8" w:rsidP="000630C8">
      <w:pPr>
        <w:autoSpaceDE w:val="0"/>
        <w:autoSpaceDN w:val="0"/>
        <w:adjustRightInd w:val="0"/>
        <w:spacing w:after="0"/>
        <w:ind w:left="720"/>
      </w:pPr>
      <w:r>
        <w:t>Dynamic eccentricity can be observed at frequencies, {[CF+/- (N*Fs)] + /- Fr}.</w:t>
      </w:r>
    </w:p>
    <w:p w14:paraId="10435DB9" w14:textId="77777777" w:rsidR="000630C8" w:rsidRDefault="000630C8" w:rsidP="000630C8">
      <w:pPr>
        <w:autoSpaceDE w:val="0"/>
        <w:autoSpaceDN w:val="0"/>
        <w:adjustRightInd w:val="0"/>
        <w:spacing w:after="0"/>
        <w:ind w:left="720"/>
      </w:pPr>
    </w:p>
    <w:p w14:paraId="036F3D2E" w14:textId="42DF19AB" w:rsidR="000630C8" w:rsidRDefault="001F0BE3" w:rsidP="000630C8">
      <w:pPr>
        <w:autoSpaceDE w:val="0"/>
        <w:autoSpaceDN w:val="0"/>
        <w:adjustRightInd w:val="0"/>
        <w:spacing w:after="0"/>
        <w:ind w:left="720"/>
        <w:rPr>
          <w:noProof/>
          <w:lang w:val="en-US"/>
        </w:rPr>
      </w:pPr>
      <w:r w:rsidRPr="00DC1FA0">
        <w:rPr>
          <w:noProof/>
          <w:lang w:val="en-US"/>
        </w:rPr>
        <w:drawing>
          <wp:inline distT="0" distB="0" distL="0" distR="0" wp14:anchorId="3B904A05" wp14:editId="0E7BEA7B">
            <wp:extent cx="5946775" cy="3343910"/>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grayscl/>
                      <a:extLst>
                        <a:ext uri="{28A0092B-C50C-407E-A947-70E740481C1C}">
                          <a14:useLocalDpi xmlns:a14="http://schemas.microsoft.com/office/drawing/2010/main" val="0"/>
                        </a:ext>
                      </a:extLst>
                    </a:blip>
                    <a:srcRect/>
                    <a:stretch>
                      <a:fillRect/>
                    </a:stretch>
                  </pic:blipFill>
                  <pic:spPr bwMode="auto">
                    <a:xfrm>
                      <a:off x="0" y="0"/>
                      <a:ext cx="5946775" cy="3343910"/>
                    </a:xfrm>
                    <a:prstGeom prst="rect">
                      <a:avLst/>
                    </a:prstGeom>
                    <a:noFill/>
                    <a:ln>
                      <a:noFill/>
                    </a:ln>
                  </pic:spPr>
                </pic:pic>
              </a:graphicData>
            </a:graphic>
          </wp:inline>
        </w:drawing>
      </w:r>
    </w:p>
    <w:p w14:paraId="5D8ABF50" w14:textId="77777777" w:rsidR="000630C8" w:rsidRDefault="000630C8" w:rsidP="000630C8">
      <w:pPr>
        <w:autoSpaceDE w:val="0"/>
        <w:autoSpaceDN w:val="0"/>
        <w:adjustRightInd w:val="0"/>
        <w:spacing w:after="0"/>
        <w:ind w:left="720"/>
        <w:rPr>
          <w:noProof/>
          <w:lang w:val="en-US"/>
        </w:rPr>
      </w:pPr>
    </w:p>
    <w:p w14:paraId="2EDA4358" w14:textId="77777777" w:rsidR="000630C8" w:rsidRDefault="000630C8" w:rsidP="000630C8">
      <w:pPr>
        <w:autoSpaceDE w:val="0"/>
        <w:autoSpaceDN w:val="0"/>
        <w:adjustRightInd w:val="0"/>
        <w:spacing w:after="0"/>
        <w:ind w:left="720"/>
      </w:pPr>
    </w:p>
    <w:p w14:paraId="0656544C" w14:textId="77777777" w:rsidR="000630C8" w:rsidRDefault="000630C8" w:rsidP="000630C8">
      <w:pPr>
        <w:autoSpaceDE w:val="0"/>
        <w:autoSpaceDN w:val="0"/>
        <w:adjustRightInd w:val="0"/>
        <w:spacing w:after="0"/>
        <w:ind w:left="720"/>
      </w:pPr>
    </w:p>
    <w:p w14:paraId="38ECAC78" w14:textId="77777777" w:rsidR="000630C8" w:rsidRDefault="000630C8" w:rsidP="000630C8">
      <w:pPr>
        <w:numPr>
          <w:ilvl w:val="0"/>
          <w:numId w:val="16"/>
        </w:numPr>
        <w:rPr>
          <w:b/>
        </w:rPr>
      </w:pPr>
      <w:r>
        <w:rPr>
          <w:b/>
        </w:rPr>
        <w:t>Stator faults:</w:t>
      </w:r>
    </w:p>
    <w:p w14:paraId="6AA14EA8" w14:textId="77777777" w:rsidR="000630C8" w:rsidRDefault="000630C8" w:rsidP="000630C8">
      <w:pPr>
        <w:autoSpaceDE w:val="0"/>
        <w:autoSpaceDN w:val="0"/>
        <w:adjustRightInd w:val="0"/>
        <w:spacing w:after="0"/>
        <w:ind w:left="1080"/>
      </w:pPr>
      <w:r w:rsidRPr="0065496A">
        <w:t>Stator winding problems are found by first identifying stator slot passing frequencies. Stator frequencies are found by multiplying the number of stator slots by the running speed.</w:t>
      </w:r>
      <w:r>
        <w:t xml:space="preserve"> </w:t>
      </w:r>
    </w:p>
    <w:p w14:paraId="495385C8" w14:textId="77777777" w:rsidR="000630C8" w:rsidRDefault="000630C8" w:rsidP="000630C8">
      <w:pPr>
        <w:autoSpaceDE w:val="0"/>
        <w:autoSpaceDN w:val="0"/>
        <w:adjustRightInd w:val="0"/>
        <w:spacing w:after="0"/>
        <w:ind w:left="1080"/>
      </w:pPr>
    </w:p>
    <w:p w14:paraId="24402213" w14:textId="77777777" w:rsidR="000630C8" w:rsidRDefault="000630C8" w:rsidP="000630C8">
      <w:pPr>
        <w:autoSpaceDE w:val="0"/>
        <w:autoSpaceDN w:val="0"/>
        <w:adjustRightInd w:val="0"/>
        <w:spacing w:after="0"/>
        <w:ind w:left="720" w:firstLine="360"/>
      </w:pPr>
      <w:r>
        <w:t>Center frequency (CF) = = fr * SS, where SS = no. of stator slots and fr = rotational frequency = Nr/Fs.</w:t>
      </w:r>
    </w:p>
    <w:p w14:paraId="4B67F344" w14:textId="77777777" w:rsidR="000630C8" w:rsidRDefault="000630C8" w:rsidP="000630C8">
      <w:pPr>
        <w:autoSpaceDE w:val="0"/>
        <w:autoSpaceDN w:val="0"/>
        <w:adjustRightInd w:val="0"/>
        <w:spacing w:after="0"/>
        <w:ind w:left="720" w:firstLine="360"/>
      </w:pPr>
      <w:r>
        <w:t xml:space="preserve">Stator faults can be observed at, [CF +/- Fr]. </w:t>
      </w:r>
    </w:p>
    <w:p w14:paraId="6DEC52AA" w14:textId="77777777" w:rsidR="000630C8" w:rsidRDefault="000630C8" w:rsidP="000630C8">
      <w:pPr>
        <w:autoSpaceDE w:val="0"/>
        <w:autoSpaceDN w:val="0"/>
        <w:adjustRightInd w:val="0"/>
        <w:spacing w:after="0"/>
        <w:ind w:left="720" w:firstLine="360"/>
      </w:pPr>
    </w:p>
    <w:p w14:paraId="1E2C313B" w14:textId="4ACA92BA" w:rsidR="000630C8" w:rsidRDefault="001F0BE3" w:rsidP="000630C8">
      <w:pPr>
        <w:autoSpaceDE w:val="0"/>
        <w:autoSpaceDN w:val="0"/>
        <w:adjustRightInd w:val="0"/>
        <w:spacing w:after="0"/>
        <w:ind w:left="1080"/>
        <w:rPr>
          <w:noProof/>
          <w:lang w:val="en-US"/>
        </w:rPr>
      </w:pPr>
      <w:r w:rsidRPr="00B0253E">
        <w:rPr>
          <w:noProof/>
          <w:lang w:val="en-US"/>
        </w:rPr>
        <w:drawing>
          <wp:inline distT="0" distB="0" distL="0" distR="0" wp14:anchorId="297469AD" wp14:editId="7878BBD3">
            <wp:extent cx="3019425" cy="2219325"/>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3019425" cy="2219325"/>
                    </a:xfrm>
                    <a:prstGeom prst="rect">
                      <a:avLst/>
                    </a:prstGeom>
                    <a:noFill/>
                    <a:ln>
                      <a:noFill/>
                    </a:ln>
                  </pic:spPr>
                </pic:pic>
              </a:graphicData>
            </a:graphic>
          </wp:inline>
        </w:drawing>
      </w:r>
    </w:p>
    <w:p w14:paraId="20696673" w14:textId="77777777" w:rsidR="000630C8" w:rsidRDefault="000630C8" w:rsidP="000630C8">
      <w:pPr>
        <w:autoSpaceDE w:val="0"/>
        <w:autoSpaceDN w:val="0"/>
        <w:adjustRightInd w:val="0"/>
        <w:spacing w:after="0"/>
        <w:ind w:left="1080"/>
        <w:rPr>
          <w:noProof/>
          <w:lang w:val="en-US"/>
        </w:rPr>
      </w:pPr>
    </w:p>
    <w:p w14:paraId="068BFE3B" w14:textId="77777777" w:rsidR="000630C8" w:rsidRDefault="000630C8" w:rsidP="000630C8">
      <w:pPr>
        <w:numPr>
          <w:ilvl w:val="0"/>
          <w:numId w:val="16"/>
        </w:numPr>
        <w:autoSpaceDE w:val="0"/>
        <w:autoSpaceDN w:val="0"/>
        <w:adjustRightInd w:val="0"/>
        <w:spacing w:after="0"/>
        <w:rPr>
          <w:b/>
        </w:rPr>
      </w:pPr>
      <w:r w:rsidRPr="00A912FF">
        <w:rPr>
          <w:b/>
        </w:rPr>
        <w:t xml:space="preserve">Bearing faults: </w:t>
      </w:r>
    </w:p>
    <w:p w14:paraId="43A4D69B" w14:textId="77777777" w:rsidR="000630C8" w:rsidRDefault="000630C8" w:rsidP="000630C8">
      <w:pPr>
        <w:autoSpaceDE w:val="0"/>
        <w:autoSpaceDN w:val="0"/>
        <w:adjustRightInd w:val="0"/>
        <w:spacing w:after="0"/>
        <w:ind w:left="1080"/>
      </w:pPr>
      <w:r>
        <w:t>Bearing frequencies of interest can be computed as,</w:t>
      </w:r>
    </w:p>
    <w:p w14:paraId="25C9C27D" w14:textId="4573D213" w:rsidR="000630C8" w:rsidRDefault="001F0BE3" w:rsidP="000630C8">
      <w:pPr>
        <w:autoSpaceDE w:val="0"/>
        <w:autoSpaceDN w:val="0"/>
        <w:adjustRightInd w:val="0"/>
        <w:spacing w:after="0"/>
        <w:ind w:left="1080"/>
        <w:rPr>
          <w:noProof/>
          <w:lang w:val="en-US"/>
        </w:rPr>
      </w:pPr>
      <w:r w:rsidRPr="00A912FF">
        <w:rPr>
          <w:noProof/>
          <w:lang w:val="en-US"/>
        </w:rPr>
        <w:lastRenderedPageBreak/>
        <w:drawing>
          <wp:inline distT="0" distB="0" distL="0" distR="0" wp14:anchorId="7206CCBD" wp14:editId="0CA5888A">
            <wp:extent cx="5944235" cy="2380615"/>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4235" cy="2380615"/>
                    </a:xfrm>
                    <a:prstGeom prst="rect">
                      <a:avLst/>
                    </a:prstGeom>
                    <a:noFill/>
                    <a:ln>
                      <a:noFill/>
                    </a:ln>
                  </pic:spPr>
                </pic:pic>
              </a:graphicData>
            </a:graphic>
          </wp:inline>
        </w:drawing>
      </w:r>
    </w:p>
    <w:p w14:paraId="48370881" w14:textId="77777777" w:rsidR="000630C8" w:rsidRDefault="000630C8" w:rsidP="000630C8">
      <w:pPr>
        <w:autoSpaceDE w:val="0"/>
        <w:autoSpaceDN w:val="0"/>
        <w:adjustRightInd w:val="0"/>
        <w:spacing w:after="0"/>
        <w:rPr>
          <w:noProof/>
          <w:lang w:val="en-US"/>
        </w:rPr>
      </w:pPr>
    </w:p>
    <w:p w14:paraId="024E2791" w14:textId="77777777" w:rsidR="000630C8" w:rsidRDefault="000630C8" w:rsidP="000630C8">
      <w:pPr>
        <w:autoSpaceDE w:val="0"/>
        <w:autoSpaceDN w:val="0"/>
        <w:adjustRightInd w:val="0"/>
        <w:spacing w:after="0"/>
        <w:rPr>
          <w:noProof/>
          <w:lang w:val="en-US"/>
        </w:rPr>
      </w:pPr>
      <w:r>
        <w:rPr>
          <w:noProof/>
          <w:lang w:val="en-US"/>
        </w:rPr>
        <w:t xml:space="preserve">  </w:t>
      </w:r>
      <w:r>
        <w:rPr>
          <w:noProof/>
          <w:lang w:val="en-US"/>
        </w:rPr>
        <w:tab/>
        <w:t xml:space="preserve">  Fundamental bearing frequencies can be computed as,</w:t>
      </w:r>
    </w:p>
    <w:p w14:paraId="0B508BF8" w14:textId="77777777" w:rsidR="000630C8" w:rsidRDefault="000630C8" w:rsidP="000630C8">
      <w:pPr>
        <w:numPr>
          <w:ilvl w:val="0"/>
          <w:numId w:val="17"/>
        </w:numPr>
        <w:autoSpaceDE w:val="0"/>
        <w:autoSpaceDN w:val="0"/>
        <w:adjustRightInd w:val="0"/>
        <w:spacing w:after="0"/>
      </w:pPr>
      <w:r>
        <w:t>(BPFO * Fr)</w:t>
      </w:r>
    </w:p>
    <w:p w14:paraId="2C16559B" w14:textId="77777777" w:rsidR="000630C8" w:rsidRDefault="000630C8" w:rsidP="000630C8">
      <w:pPr>
        <w:numPr>
          <w:ilvl w:val="0"/>
          <w:numId w:val="17"/>
        </w:numPr>
        <w:autoSpaceDE w:val="0"/>
        <w:autoSpaceDN w:val="0"/>
        <w:adjustRightInd w:val="0"/>
        <w:spacing w:after="0"/>
      </w:pPr>
      <w:r>
        <w:t>(BPFI * Fr)</w:t>
      </w:r>
    </w:p>
    <w:p w14:paraId="6FDEE1BB" w14:textId="77777777" w:rsidR="000630C8" w:rsidRDefault="000630C8" w:rsidP="000630C8">
      <w:pPr>
        <w:numPr>
          <w:ilvl w:val="0"/>
          <w:numId w:val="17"/>
        </w:numPr>
        <w:autoSpaceDE w:val="0"/>
        <w:autoSpaceDN w:val="0"/>
        <w:adjustRightInd w:val="0"/>
        <w:spacing w:after="0"/>
      </w:pPr>
      <w:r>
        <w:t>(2 * BSF * Fr)</w:t>
      </w:r>
    </w:p>
    <w:p w14:paraId="5486A9FF" w14:textId="77777777" w:rsidR="000630C8" w:rsidRDefault="000630C8" w:rsidP="000630C8">
      <w:pPr>
        <w:numPr>
          <w:ilvl w:val="0"/>
          <w:numId w:val="17"/>
        </w:numPr>
        <w:autoSpaceDE w:val="0"/>
        <w:autoSpaceDN w:val="0"/>
        <w:adjustRightInd w:val="0"/>
        <w:spacing w:after="0"/>
      </w:pPr>
      <w:r>
        <w:t xml:space="preserve">(FTF * Fr) </w:t>
      </w:r>
    </w:p>
    <w:p w14:paraId="4D3482D0" w14:textId="77777777" w:rsidR="000630C8" w:rsidRDefault="000630C8" w:rsidP="000630C8">
      <w:pPr>
        <w:autoSpaceDE w:val="0"/>
        <w:autoSpaceDN w:val="0"/>
        <w:adjustRightInd w:val="0"/>
        <w:spacing w:after="0"/>
      </w:pPr>
    </w:p>
    <w:p w14:paraId="728B43F8" w14:textId="77777777" w:rsidR="000630C8" w:rsidRDefault="000630C8" w:rsidP="000630C8">
      <w:pPr>
        <w:autoSpaceDE w:val="0"/>
        <w:autoSpaceDN w:val="0"/>
        <w:adjustRightInd w:val="0"/>
        <w:spacing w:after="0"/>
      </w:pPr>
      <w:r>
        <w:t xml:space="preserve"> </w:t>
      </w:r>
      <w:r>
        <w:tab/>
        <w:t xml:space="preserve"> Fault frequencies of interest for bearing can be computed as,</w:t>
      </w:r>
    </w:p>
    <w:p w14:paraId="63BB7C33" w14:textId="77777777" w:rsidR="000630C8" w:rsidRDefault="000630C8" w:rsidP="000630C8">
      <w:pPr>
        <w:numPr>
          <w:ilvl w:val="0"/>
          <w:numId w:val="18"/>
        </w:numPr>
        <w:autoSpaceDE w:val="0"/>
        <w:autoSpaceDN w:val="0"/>
        <w:adjustRightInd w:val="0"/>
        <w:spacing w:after="0"/>
      </w:pPr>
      <w:r>
        <w:t>{k*[BPFO*Fr]} +/- Fs</w:t>
      </w:r>
    </w:p>
    <w:p w14:paraId="2A989B27" w14:textId="77777777" w:rsidR="000630C8" w:rsidRDefault="000630C8" w:rsidP="000630C8">
      <w:pPr>
        <w:numPr>
          <w:ilvl w:val="0"/>
          <w:numId w:val="18"/>
        </w:numPr>
        <w:autoSpaceDE w:val="0"/>
        <w:autoSpaceDN w:val="0"/>
        <w:adjustRightInd w:val="0"/>
        <w:spacing w:after="0"/>
      </w:pPr>
      <w:r>
        <w:t>{k*[BPFI*Fr]} +/- Fs</w:t>
      </w:r>
    </w:p>
    <w:p w14:paraId="3B84ECDA" w14:textId="77777777" w:rsidR="000630C8" w:rsidRDefault="000630C8" w:rsidP="000630C8">
      <w:pPr>
        <w:numPr>
          <w:ilvl w:val="0"/>
          <w:numId w:val="18"/>
        </w:numPr>
        <w:autoSpaceDE w:val="0"/>
        <w:autoSpaceDN w:val="0"/>
        <w:adjustRightInd w:val="0"/>
        <w:spacing w:after="0"/>
      </w:pPr>
      <w:r>
        <w:t>{k*[2*BSF*Fr]} +/- Fs</w:t>
      </w:r>
    </w:p>
    <w:p w14:paraId="757F3E2F" w14:textId="77777777" w:rsidR="000630C8" w:rsidRDefault="000630C8" w:rsidP="000630C8">
      <w:pPr>
        <w:numPr>
          <w:ilvl w:val="0"/>
          <w:numId w:val="18"/>
        </w:numPr>
        <w:autoSpaceDE w:val="0"/>
        <w:autoSpaceDN w:val="0"/>
        <w:adjustRightInd w:val="0"/>
        <w:spacing w:after="0"/>
      </w:pPr>
      <w:r>
        <w:t>{k*[FTF*Fr]} +/- Fs</w:t>
      </w:r>
    </w:p>
    <w:p w14:paraId="2D818CDB" w14:textId="77777777" w:rsidR="000630C8" w:rsidRDefault="000630C8" w:rsidP="000630C8">
      <w:pPr>
        <w:autoSpaceDE w:val="0"/>
        <w:autoSpaceDN w:val="0"/>
        <w:adjustRightInd w:val="0"/>
        <w:spacing w:after="0"/>
        <w:ind w:firstLine="720"/>
      </w:pPr>
      <w:r>
        <w:t xml:space="preserve">Where, ‘k’ is an integer. </w:t>
      </w:r>
    </w:p>
    <w:p w14:paraId="5E058A18" w14:textId="3FF1B637" w:rsidR="000630C8" w:rsidRDefault="001F0BE3" w:rsidP="000630C8">
      <w:pPr>
        <w:autoSpaceDE w:val="0"/>
        <w:autoSpaceDN w:val="0"/>
        <w:adjustRightInd w:val="0"/>
        <w:spacing w:after="0"/>
        <w:ind w:firstLine="720"/>
      </w:pPr>
      <w:r w:rsidRPr="00E844FA">
        <w:rPr>
          <w:noProof/>
          <w:lang w:val="en-US"/>
        </w:rPr>
        <w:lastRenderedPageBreak/>
        <w:drawing>
          <wp:inline distT="0" distB="0" distL="0" distR="0" wp14:anchorId="09E96606" wp14:editId="3B3A2030">
            <wp:extent cx="3381375" cy="1762125"/>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grayscl/>
                      <a:extLst>
                        <a:ext uri="{28A0092B-C50C-407E-A947-70E740481C1C}">
                          <a14:useLocalDpi xmlns:a14="http://schemas.microsoft.com/office/drawing/2010/main" val="0"/>
                        </a:ext>
                      </a:extLst>
                    </a:blip>
                    <a:srcRect/>
                    <a:stretch>
                      <a:fillRect/>
                    </a:stretch>
                  </pic:blipFill>
                  <pic:spPr bwMode="auto">
                    <a:xfrm>
                      <a:off x="0" y="0"/>
                      <a:ext cx="3381375" cy="1762125"/>
                    </a:xfrm>
                    <a:prstGeom prst="rect">
                      <a:avLst/>
                    </a:prstGeom>
                    <a:noFill/>
                    <a:ln>
                      <a:noFill/>
                    </a:ln>
                  </pic:spPr>
                </pic:pic>
              </a:graphicData>
            </a:graphic>
          </wp:inline>
        </w:drawing>
      </w:r>
    </w:p>
    <w:p w14:paraId="158FA113" w14:textId="77777777" w:rsidR="000630C8" w:rsidRDefault="000630C8" w:rsidP="000630C8">
      <w:pPr>
        <w:autoSpaceDE w:val="0"/>
        <w:autoSpaceDN w:val="0"/>
        <w:adjustRightInd w:val="0"/>
        <w:spacing w:after="0"/>
        <w:ind w:left="720"/>
      </w:pPr>
    </w:p>
    <w:p w14:paraId="42230E06" w14:textId="77777777" w:rsidR="000630C8" w:rsidRDefault="000630C8" w:rsidP="000630C8">
      <w:pPr>
        <w:numPr>
          <w:ilvl w:val="0"/>
          <w:numId w:val="16"/>
        </w:numPr>
        <w:autoSpaceDE w:val="0"/>
        <w:autoSpaceDN w:val="0"/>
        <w:adjustRightInd w:val="0"/>
        <w:spacing w:after="0"/>
        <w:rPr>
          <w:b/>
        </w:rPr>
      </w:pPr>
      <w:r>
        <w:rPr>
          <w:b/>
        </w:rPr>
        <w:t>Mechanical unbalance</w:t>
      </w:r>
      <w:r w:rsidRPr="00A912FF">
        <w:rPr>
          <w:b/>
        </w:rPr>
        <w:t xml:space="preserve">: </w:t>
      </w:r>
    </w:p>
    <w:p w14:paraId="55DDD7E4" w14:textId="77777777" w:rsidR="000630C8" w:rsidRDefault="000630C8" w:rsidP="000630C8">
      <w:pPr>
        <w:autoSpaceDE w:val="0"/>
        <w:autoSpaceDN w:val="0"/>
        <w:adjustRightInd w:val="0"/>
        <w:spacing w:after="0"/>
        <w:ind w:left="720"/>
      </w:pPr>
      <w:r w:rsidRPr="00E844FA">
        <w:t>Mechanical unbalance is found by determining the</w:t>
      </w:r>
      <w:r>
        <w:t xml:space="preserve"> rotor bars times running speed</w:t>
      </w:r>
      <w:r w:rsidRPr="00E844FA">
        <w:t>. There will be line frequency sidebands around the center frequency, then a space of 4 times line frequency, then two twice line frequency peaks.</w:t>
      </w:r>
    </w:p>
    <w:p w14:paraId="3AB02C41" w14:textId="77777777" w:rsidR="000630C8" w:rsidRDefault="000630C8" w:rsidP="000630C8">
      <w:pPr>
        <w:autoSpaceDE w:val="0"/>
        <w:autoSpaceDN w:val="0"/>
        <w:adjustRightInd w:val="0"/>
        <w:spacing w:after="0"/>
        <w:ind w:left="720"/>
      </w:pPr>
    </w:p>
    <w:p w14:paraId="139E9F12" w14:textId="77777777" w:rsidR="000630C8" w:rsidRDefault="000630C8" w:rsidP="000630C8">
      <w:pPr>
        <w:autoSpaceDE w:val="0"/>
        <w:autoSpaceDN w:val="0"/>
        <w:adjustRightInd w:val="0"/>
        <w:spacing w:after="0"/>
        <w:ind w:left="720"/>
      </w:pPr>
      <w:r>
        <w:t xml:space="preserve">Center frequency (CF) = fr * RB, where RB = no. of rotor bars and fr = rotational frequency = Nr/Fs. </w:t>
      </w:r>
    </w:p>
    <w:p w14:paraId="474926C4" w14:textId="77777777" w:rsidR="000630C8" w:rsidRDefault="000630C8" w:rsidP="000630C8">
      <w:pPr>
        <w:autoSpaceDE w:val="0"/>
        <w:autoSpaceDN w:val="0"/>
        <w:adjustRightInd w:val="0"/>
        <w:spacing w:after="0"/>
        <w:ind w:left="720"/>
      </w:pPr>
      <w:r>
        <w:t xml:space="preserve"> Mechanical unbalance can be found at, [CF + Fs], [CF + (5*Fs)], [CF + (7*Fs)] </w:t>
      </w:r>
    </w:p>
    <w:p w14:paraId="5C611401" w14:textId="2C63C942" w:rsidR="000630C8" w:rsidRDefault="001F0BE3" w:rsidP="000630C8">
      <w:pPr>
        <w:autoSpaceDE w:val="0"/>
        <w:autoSpaceDN w:val="0"/>
        <w:adjustRightInd w:val="0"/>
        <w:spacing w:after="0"/>
        <w:ind w:left="720"/>
        <w:rPr>
          <w:noProof/>
          <w:lang w:val="en-US"/>
        </w:rPr>
      </w:pPr>
      <w:r w:rsidRPr="002856E4">
        <w:rPr>
          <w:noProof/>
          <w:lang w:val="en-US"/>
        </w:rPr>
        <w:lastRenderedPageBreak/>
        <w:drawing>
          <wp:inline distT="0" distB="0" distL="0" distR="0" wp14:anchorId="59FBB54B" wp14:editId="5DDE18A1">
            <wp:extent cx="4676775" cy="237172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grayscl/>
                      <a:extLst>
                        <a:ext uri="{28A0092B-C50C-407E-A947-70E740481C1C}">
                          <a14:useLocalDpi xmlns:a14="http://schemas.microsoft.com/office/drawing/2010/main" val="0"/>
                        </a:ext>
                      </a:extLst>
                    </a:blip>
                    <a:srcRect/>
                    <a:stretch>
                      <a:fillRect/>
                    </a:stretch>
                  </pic:blipFill>
                  <pic:spPr bwMode="auto">
                    <a:xfrm>
                      <a:off x="0" y="0"/>
                      <a:ext cx="4676775" cy="2371725"/>
                    </a:xfrm>
                    <a:prstGeom prst="rect">
                      <a:avLst/>
                    </a:prstGeom>
                    <a:noFill/>
                    <a:ln>
                      <a:noFill/>
                    </a:ln>
                  </pic:spPr>
                </pic:pic>
              </a:graphicData>
            </a:graphic>
          </wp:inline>
        </w:drawing>
      </w:r>
    </w:p>
    <w:p w14:paraId="13494C4C" w14:textId="77777777" w:rsidR="000630C8" w:rsidRDefault="000630C8" w:rsidP="000630C8">
      <w:pPr>
        <w:autoSpaceDE w:val="0"/>
        <w:autoSpaceDN w:val="0"/>
        <w:adjustRightInd w:val="0"/>
        <w:spacing w:after="0"/>
        <w:jc w:val="both"/>
        <w:rPr>
          <w:b/>
          <w:noProof/>
          <w:lang w:val="en-US"/>
        </w:rPr>
      </w:pPr>
      <w:r w:rsidRPr="00F27ACB">
        <w:rPr>
          <w:b/>
          <w:noProof/>
          <w:lang w:val="en-US"/>
        </w:rPr>
        <w:t>Generic ESA Implementation:</w:t>
      </w:r>
    </w:p>
    <w:p w14:paraId="7E00C298" w14:textId="77777777" w:rsidR="000630C8" w:rsidRDefault="000630C8" w:rsidP="000630C8">
      <w:pPr>
        <w:autoSpaceDE w:val="0"/>
        <w:autoSpaceDN w:val="0"/>
        <w:adjustRightInd w:val="0"/>
        <w:spacing w:after="0"/>
        <w:ind w:left="720"/>
        <w:jc w:val="both"/>
        <w:rPr>
          <w:noProof/>
          <w:lang w:val="en-US"/>
        </w:rPr>
      </w:pPr>
    </w:p>
    <w:p w14:paraId="7E3629E4" w14:textId="77777777" w:rsidR="000630C8" w:rsidRDefault="000630C8" w:rsidP="000630C8">
      <w:pPr>
        <w:autoSpaceDE w:val="0"/>
        <w:autoSpaceDN w:val="0"/>
        <w:adjustRightInd w:val="0"/>
        <w:spacing w:after="0"/>
        <w:ind w:left="720"/>
        <w:jc w:val="both"/>
        <w:rPr>
          <w:noProof/>
          <w:lang w:val="en-US"/>
        </w:rPr>
      </w:pPr>
      <w:r>
        <w:rPr>
          <w:noProof/>
          <w:lang w:val="en-US"/>
        </w:rPr>
        <w:t xml:space="preserve">In this section, generic ESA implementation is discussed where in ESA is proposed as a platform feature to cater any fault and any asset type being monitored. </w:t>
      </w:r>
    </w:p>
    <w:p w14:paraId="7EF20696" w14:textId="77777777" w:rsidR="000630C8" w:rsidRDefault="000630C8" w:rsidP="000630C8">
      <w:pPr>
        <w:autoSpaceDE w:val="0"/>
        <w:autoSpaceDN w:val="0"/>
        <w:adjustRightInd w:val="0"/>
        <w:spacing w:after="0"/>
        <w:ind w:left="720"/>
        <w:jc w:val="both"/>
        <w:rPr>
          <w:noProof/>
          <w:lang w:val="en-US"/>
        </w:rPr>
      </w:pPr>
    </w:p>
    <w:p w14:paraId="25F3A4F3" w14:textId="77777777" w:rsidR="000630C8" w:rsidRDefault="000630C8" w:rsidP="000630C8">
      <w:pPr>
        <w:autoSpaceDE w:val="0"/>
        <w:autoSpaceDN w:val="0"/>
        <w:adjustRightInd w:val="0"/>
        <w:spacing w:after="0"/>
        <w:ind w:left="720"/>
        <w:jc w:val="both"/>
        <w:rPr>
          <w:noProof/>
          <w:lang w:val="en-US"/>
        </w:rPr>
      </w:pPr>
      <w:r w:rsidRPr="00036556">
        <w:rPr>
          <w:b/>
          <w:noProof/>
          <w:lang w:val="en-US"/>
        </w:rPr>
        <w:t>Step 1</w:t>
      </w:r>
      <w:r>
        <w:rPr>
          <w:noProof/>
          <w:lang w:val="en-US"/>
        </w:rPr>
        <w:t xml:space="preserve">: Configure the fault type being monitored in the text box.  Example – gear box failure. </w:t>
      </w:r>
    </w:p>
    <w:p w14:paraId="0F0BCCE1" w14:textId="77777777" w:rsidR="000630C8" w:rsidRDefault="000630C8" w:rsidP="000630C8">
      <w:pPr>
        <w:autoSpaceDE w:val="0"/>
        <w:autoSpaceDN w:val="0"/>
        <w:adjustRightInd w:val="0"/>
        <w:spacing w:after="0"/>
        <w:ind w:left="720"/>
        <w:jc w:val="both"/>
      </w:pPr>
    </w:p>
    <w:p w14:paraId="52BF9BF8" w14:textId="4686A2EA" w:rsidR="000630C8" w:rsidRDefault="000630C8" w:rsidP="000630C8">
      <w:pPr>
        <w:autoSpaceDE w:val="0"/>
        <w:autoSpaceDN w:val="0"/>
        <w:adjustRightInd w:val="0"/>
        <w:spacing w:after="0"/>
        <w:ind w:left="720"/>
        <w:jc w:val="both"/>
        <w:rPr>
          <w:noProof/>
          <w:lang w:val="en-US"/>
        </w:rPr>
      </w:pPr>
      <w:r w:rsidRPr="00036556">
        <w:rPr>
          <w:b/>
        </w:rPr>
        <w:t>Step 2</w:t>
      </w:r>
      <w:r>
        <w:t xml:space="preserve">: Identify the equation or formula which can be used to compute the frequencies at which fault can be monitored and the parameters used in the equation.   Example - </w:t>
      </w:r>
      <w:r w:rsidR="001F0BE3" w:rsidRPr="003729BE">
        <w:rPr>
          <w:noProof/>
          <w:lang w:val="en-US"/>
        </w:rPr>
        <w:drawing>
          <wp:inline distT="0" distB="0" distL="0" distR="0" wp14:anchorId="2866D22B" wp14:editId="1AF5107F">
            <wp:extent cx="1323975" cy="314325"/>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noFill/>
                    <a:ln>
                      <a:noFill/>
                    </a:ln>
                  </pic:spPr>
                </pic:pic>
              </a:graphicData>
            </a:graphic>
          </wp:inline>
        </w:drawing>
      </w:r>
      <w:r>
        <w:rPr>
          <w:noProof/>
          <w:lang w:val="en-US"/>
        </w:rPr>
        <w:t xml:space="preserve">--- (1). </w:t>
      </w:r>
    </w:p>
    <w:p w14:paraId="1BCF56D5" w14:textId="77777777" w:rsidR="000630C8" w:rsidRDefault="000630C8" w:rsidP="000630C8">
      <w:pPr>
        <w:autoSpaceDE w:val="0"/>
        <w:autoSpaceDN w:val="0"/>
        <w:adjustRightInd w:val="0"/>
        <w:spacing w:after="0"/>
        <w:ind w:left="720"/>
        <w:jc w:val="both"/>
      </w:pPr>
    </w:p>
    <w:p w14:paraId="7C42E5C5" w14:textId="77777777" w:rsidR="000630C8" w:rsidRDefault="000630C8" w:rsidP="000630C8">
      <w:pPr>
        <w:autoSpaceDE w:val="0"/>
        <w:autoSpaceDN w:val="0"/>
        <w:adjustRightInd w:val="0"/>
        <w:spacing w:after="0"/>
        <w:ind w:left="720"/>
        <w:jc w:val="both"/>
      </w:pPr>
      <w:r w:rsidRPr="003729BE">
        <w:rPr>
          <w:b/>
        </w:rPr>
        <w:t xml:space="preserve">Step 3: </w:t>
      </w:r>
      <w:r>
        <w:rPr>
          <w:b/>
        </w:rPr>
        <w:t xml:space="preserve"> </w:t>
      </w:r>
      <w:r w:rsidRPr="003729BE">
        <w:t>Re-write</w:t>
      </w:r>
      <w:r>
        <w:t xml:space="preserve"> or expand</w:t>
      </w:r>
      <w:r w:rsidRPr="003729BE">
        <w:t xml:space="preserve"> the</w:t>
      </w:r>
      <w:r>
        <w:t xml:space="preserve"> equation in such a way that all the parameters in the equation should be either configured as constant, range or chosen from 869 internal metering computations and analog I/O channels.  For example equation 1 in step 2 needs to be expanded as, Fe = (F1 ± m * (Nr/F1)), where rotational frequency, Fr = (Nr/F1) = Rotational speed/fundamental frequency. </w:t>
      </w:r>
    </w:p>
    <w:p w14:paraId="2D759FD8" w14:textId="77777777" w:rsidR="000630C8" w:rsidRDefault="000630C8" w:rsidP="000630C8">
      <w:pPr>
        <w:autoSpaceDE w:val="0"/>
        <w:autoSpaceDN w:val="0"/>
        <w:adjustRightInd w:val="0"/>
        <w:spacing w:after="0"/>
        <w:ind w:left="720"/>
        <w:jc w:val="both"/>
      </w:pPr>
    </w:p>
    <w:p w14:paraId="1481DCE4" w14:textId="77777777" w:rsidR="000630C8" w:rsidRDefault="000630C8" w:rsidP="000630C8">
      <w:pPr>
        <w:autoSpaceDE w:val="0"/>
        <w:autoSpaceDN w:val="0"/>
        <w:adjustRightInd w:val="0"/>
        <w:spacing w:after="0"/>
        <w:ind w:left="720"/>
        <w:jc w:val="both"/>
      </w:pPr>
      <w:r>
        <w:t xml:space="preserve">In case of conditional equation like, </w:t>
      </w:r>
      <w:r w:rsidRPr="00726D0D">
        <w:rPr>
          <w:position w:val="-14"/>
        </w:rPr>
        <w:object w:dxaOrig="2120" w:dyaOrig="400" w14:anchorId="0B997FE2">
          <v:shape id="_x0000_i1043" type="#_x0000_t75" style="width:127.85pt;height:23.4pt" o:ole="">
            <v:imagedata r:id="rId78" o:title=""/>
          </v:shape>
          <o:OLEObject Type="Embed" ProgID="Equation.3" ShapeID="_x0000_i1043" DrawAspect="Content" ObjectID="_1766214036" r:id="rId79"/>
        </w:object>
      </w:r>
      <w:r>
        <w:t xml:space="preserve"> </w:t>
      </w:r>
    </w:p>
    <w:p w14:paraId="5503CBE0" w14:textId="77777777" w:rsidR="000630C8" w:rsidRDefault="000630C8" w:rsidP="000630C8">
      <w:pPr>
        <w:autoSpaceDE w:val="0"/>
        <w:autoSpaceDN w:val="0"/>
        <w:adjustRightInd w:val="0"/>
        <w:spacing w:after="0"/>
        <w:ind w:left="720"/>
        <w:jc w:val="both"/>
      </w:pPr>
      <w:r w:rsidRPr="00726D0D">
        <w:rPr>
          <w:position w:val="-102"/>
        </w:rPr>
        <w:object w:dxaOrig="3879" w:dyaOrig="2160" w14:anchorId="1ACBC6CA">
          <v:shape id="_x0000_i1044" type="#_x0000_t75" style="width:194.9pt;height:108pt" o:ole="">
            <v:imagedata r:id="rId80" o:title=""/>
          </v:shape>
          <o:OLEObject Type="Embed" ProgID="Equation.3" ShapeID="_x0000_i1044" DrawAspect="Content" ObjectID="_1766214037" r:id="rId81"/>
        </w:object>
      </w:r>
    </w:p>
    <w:p w14:paraId="0DB1414C" w14:textId="77777777" w:rsidR="000630C8" w:rsidRPr="00974925" w:rsidRDefault="000630C8" w:rsidP="000630C8">
      <w:pPr>
        <w:autoSpaceDE w:val="0"/>
        <w:autoSpaceDN w:val="0"/>
        <w:adjustRightInd w:val="0"/>
        <w:spacing w:after="0"/>
        <w:ind w:left="720"/>
        <w:jc w:val="both"/>
      </w:pPr>
      <w:r w:rsidRPr="00974925">
        <w:t>Each</w:t>
      </w:r>
      <w:r>
        <w:t xml:space="preserve"> equation has to be configured separately by describing the fault type as bearing – inner race, bearing – outer race and bearing – ball damage. </w:t>
      </w:r>
    </w:p>
    <w:p w14:paraId="6422A9D1" w14:textId="77777777" w:rsidR="000630C8" w:rsidRDefault="000630C8" w:rsidP="000630C8">
      <w:pPr>
        <w:autoSpaceDE w:val="0"/>
        <w:autoSpaceDN w:val="0"/>
        <w:adjustRightInd w:val="0"/>
        <w:spacing w:after="0"/>
        <w:ind w:left="720"/>
        <w:jc w:val="both"/>
        <w:rPr>
          <w:b/>
        </w:rPr>
      </w:pPr>
      <w:r>
        <w:rPr>
          <w:b/>
        </w:rPr>
        <w:t xml:space="preserve"> </w:t>
      </w:r>
    </w:p>
    <w:p w14:paraId="20D9B362" w14:textId="77777777" w:rsidR="000630C8" w:rsidRDefault="000630C8" w:rsidP="000630C8">
      <w:pPr>
        <w:autoSpaceDE w:val="0"/>
        <w:autoSpaceDN w:val="0"/>
        <w:adjustRightInd w:val="0"/>
        <w:spacing w:after="0"/>
        <w:ind w:left="720"/>
        <w:jc w:val="both"/>
      </w:pPr>
      <w:r>
        <w:rPr>
          <w:b/>
        </w:rPr>
        <w:t xml:space="preserve">Step 4: </w:t>
      </w:r>
      <w:r>
        <w:t>Configure the equation using the equation editor in Enervista software, forming the equation by choosing appropriate symbols depicting the mathematical equation. Equation editor should support advanced scientific features as supported by generic windows calculator. All the parameters entered in the equation can be further configured as constant (number), range (min, max and increment) and/or assigned to any of the 869 internal computed metering parameter or measured analog channel parameter or asset configuration parameter.</w:t>
      </w:r>
    </w:p>
    <w:p w14:paraId="5AC38520" w14:textId="77777777" w:rsidR="000630C8" w:rsidRDefault="000630C8" w:rsidP="000630C8">
      <w:pPr>
        <w:autoSpaceDE w:val="0"/>
        <w:autoSpaceDN w:val="0"/>
        <w:adjustRightInd w:val="0"/>
        <w:spacing w:after="0"/>
        <w:ind w:left="720"/>
        <w:jc w:val="both"/>
      </w:pPr>
      <w:r w:rsidRPr="00FB65D0">
        <w:t xml:space="preserve">For </w:t>
      </w:r>
      <w:r>
        <w:t>example, equation 1 in step 2 needs to be configured as,</w:t>
      </w:r>
    </w:p>
    <w:p w14:paraId="19D70441" w14:textId="77777777" w:rsidR="000630C8" w:rsidRDefault="000630C8" w:rsidP="000630C8">
      <w:pPr>
        <w:autoSpaceDE w:val="0"/>
        <w:autoSpaceDN w:val="0"/>
        <w:adjustRightInd w:val="0"/>
        <w:spacing w:after="0"/>
        <w:ind w:left="720"/>
        <w:jc w:val="both"/>
      </w:pPr>
      <w:r>
        <w:t xml:space="preserve">Fe = gear box fault frequency </w:t>
      </w:r>
    </w:p>
    <w:p w14:paraId="68CAED1B" w14:textId="77777777" w:rsidR="000630C8" w:rsidRDefault="000630C8" w:rsidP="000630C8">
      <w:pPr>
        <w:autoSpaceDE w:val="0"/>
        <w:autoSpaceDN w:val="0"/>
        <w:adjustRightInd w:val="0"/>
        <w:spacing w:after="0"/>
        <w:ind w:left="720"/>
        <w:jc w:val="both"/>
      </w:pPr>
      <w:r>
        <w:t xml:space="preserve">F1 = fundamental frequency – chose from supply frequency computed in 869 </w:t>
      </w:r>
    </w:p>
    <w:p w14:paraId="4BF70730" w14:textId="77777777" w:rsidR="000630C8" w:rsidRDefault="000630C8" w:rsidP="000630C8">
      <w:pPr>
        <w:autoSpaceDE w:val="0"/>
        <w:autoSpaceDN w:val="0"/>
        <w:adjustRightInd w:val="0"/>
        <w:spacing w:after="0"/>
        <w:ind w:left="720"/>
        <w:jc w:val="both"/>
      </w:pPr>
      <w:r>
        <w:t xml:space="preserve">m = harmonic factor – configure as range with min = 1, max = 2, increment = 1 </w:t>
      </w:r>
    </w:p>
    <w:p w14:paraId="5EDBA93B" w14:textId="77777777" w:rsidR="000630C8" w:rsidRPr="00FB65D0" w:rsidRDefault="000630C8" w:rsidP="000630C8">
      <w:pPr>
        <w:autoSpaceDE w:val="0"/>
        <w:autoSpaceDN w:val="0"/>
        <w:adjustRightInd w:val="0"/>
        <w:spacing w:after="0"/>
        <w:ind w:left="720"/>
        <w:jc w:val="both"/>
      </w:pPr>
      <w:r>
        <w:t>Nr = Rotational speed – chose from measured or estimated speed in 869</w:t>
      </w:r>
    </w:p>
    <w:p w14:paraId="2BF832BF" w14:textId="1F728983" w:rsidR="000630C8" w:rsidRPr="00EA648D" w:rsidRDefault="001F0BE3" w:rsidP="000630C8">
      <w:pPr>
        <w:autoSpaceDE w:val="0"/>
        <w:autoSpaceDN w:val="0"/>
        <w:adjustRightInd w:val="0"/>
        <w:spacing w:after="0"/>
        <w:ind w:left="720"/>
        <w:jc w:val="both"/>
      </w:pPr>
      <w:r w:rsidRPr="00EA648D">
        <w:rPr>
          <w:noProof/>
          <w:lang w:val="en-US"/>
        </w:rPr>
        <w:lastRenderedPageBreak/>
        <w:drawing>
          <wp:inline distT="0" distB="0" distL="0" distR="0" wp14:anchorId="1695E404" wp14:editId="4B949DB2">
            <wp:extent cx="4029075" cy="3067050"/>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9075" cy="3067050"/>
                    </a:xfrm>
                    <a:prstGeom prst="rect">
                      <a:avLst/>
                    </a:prstGeom>
                    <a:noFill/>
                    <a:ln>
                      <a:noFill/>
                    </a:ln>
                  </pic:spPr>
                </pic:pic>
              </a:graphicData>
            </a:graphic>
          </wp:inline>
        </w:drawing>
      </w:r>
    </w:p>
    <w:p w14:paraId="6BBF9BF5" w14:textId="77777777" w:rsidR="000630C8" w:rsidRDefault="000630C8" w:rsidP="000630C8">
      <w:pPr>
        <w:autoSpaceDE w:val="0"/>
        <w:autoSpaceDN w:val="0"/>
        <w:adjustRightInd w:val="0"/>
        <w:spacing w:after="0"/>
        <w:ind w:left="720"/>
      </w:pPr>
    </w:p>
    <w:p w14:paraId="30CEE64A" w14:textId="77777777" w:rsidR="000630C8" w:rsidRDefault="000630C8" w:rsidP="000630C8">
      <w:pPr>
        <w:autoSpaceDE w:val="0"/>
        <w:autoSpaceDN w:val="0"/>
        <w:adjustRightInd w:val="0"/>
        <w:spacing w:after="0"/>
        <w:ind w:left="720"/>
        <w:jc w:val="both"/>
      </w:pPr>
      <w:r>
        <w:rPr>
          <w:b/>
        </w:rPr>
        <w:t xml:space="preserve">Step 5: </w:t>
      </w:r>
      <w:r>
        <w:t xml:space="preserve"> Configure the application as “constant speed/frequency” or “variable speed/frequency” type.  In case of “constant speed/frequency”, compute the look-up table using steps 2-4 in software and load the table into device (firmware). In case of “variable speed/frequency”, compute the look-up table using steps 2-4 in device firmware during every ESA computation cycle (5 minutes).  </w:t>
      </w:r>
    </w:p>
    <w:p w14:paraId="0C656819" w14:textId="77777777" w:rsidR="000630C8" w:rsidRPr="0082765B" w:rsidRDefault="000630C8" w:rsidP="000630C8">
      <w:pPr>
        <w:autoSpaceDE w:val="0"/>
        <w:autoSpaceDN w:val="0"/>
        <w:adjustRightInd w:val="0"/>
        <w:spacing w:after="0"/>
        <w:ind w:left="720"/>
        <w:jc w:val="both"/>
      </w:pPr>
      <w:r w:rsidRPr="0082765B">
        <w:t>The look</w:t>
      </w:r>
      <w:r>
        <w:t xml:space="preserve">-up table needs to be computed first with ‘+’ sign and then with ‘-‘ sign in the formula for each possible ‘m’ value in the range.  </w:t>
      </w:r>
    </w:p>
    <w:p w14:paraId="295737F0" w14:textId="77777777" w:rsidR="000630C8" w:rsidRDefault="000630C8" w:rsidP="000630C8">
      <w:pPr>
        <w:autoSpaceDE w:val="0"/>
        <w:autoSpaceDN w:val="0"/>
        <w:adjustRightInd w:val="0"/>
        <w:spacing w:after="0"/>
        <w:ind w:left="720"/>
        <w:jc w:val="both"/>
      </w:pPr>
    </w:p>
    <w:p w14:paraId="1209B627" w14:textId="77777777" w:rsidR="000630C8" w:rsidRDefault="000630C8" w:rsidP="000630C8">
      <w:pPr>
        <w:autoSpaceDE w:val="0"/>
        <w:autoSpaceDN w:val="0"/>
        <w:adjustRightInd w:val="0"/>
        <w:spacing w:after="0"/>
        <w:ind w:left="720"/>
        <w:jc w:val="both"/>
        <w:rPr>
          <w:b/>
        </w:rPr>
      </w:pPr>
      <w:r>
        <w:rPr>
          <w:b/>
        </w:rPr>
        <w:t xml:space="preserve">Step 6: </w:t>
      </w:r>
      <w:r>
        <w:t>Configure</w:t>
      </w:r>
      <w:r w:rsidRPr="006903F9">
        <w:t xml:space="preserve"> </w:t>
      </w:r>
      <w:r>
        <w:t xml:space="preserve">CT/PT analog channel based on order code, signal on which sampling and FFT needs to be performed. </w:t>
      </w:r>
    </w:p>
    <w:p w14:paraId="199D9FFB" w14:textId="77777777" w:rsidR="000630C8" w:rsidRDefault="000630C8" w:rsidP="000630C8">
      <w:pPr>
        <w:autoSpaceDE w:val="0"/>
        <w:autoSpaceDN w:val="0"/>
        <w:adjustRightInd w:val="0"/>
        <w:spacing w:after="0"/>
        <w:ind w:left="720"/>
        <w:jc w:val="both"/>
        <w:rPr>
          <w:b/>
        </w:rPr>
      </w:pPr>
    </w:p>
    <w:p w14:paraId="4F0F214C" w14:textId="77777777" w:rsidR="000630C8" w:rsidRDefault="000630C8" w:rsidP="000630C8">
      <w:pPr>
        <w:autoSpaceDE w:val="0"/>
        <w:autoSpaceDN w:val="0"/>
        <w:adjustRightInd w:val="0"/>
        <w:spacing w:after="0"/>
        <w:ind w:left="720"/>
        <w:jc w:val="both"/>
      </w:pPr>
      <w:r>
        <w:rPr>
          <w:b/>
        </w:rPr>
        <w:t>Step 7</w:t>
      </w:r>
      <w:r>
        <w:t>: Compute FFT and extract the dB magnitudes at the frequencies specified in look-up table as a ratio of fault frequency magnitude and fundamental frequency magnitude. Extract the highest dB magnitude and corresponding fault frequency, load bin, supply frequency and speed.</w:t>
      </w:r>
    </w:p>
    <w:p w14:paraId="127D3488" w14:textId="77777777" w:rsidR="000630C8" w:rsidRDefault="000630C8" w:rsidP="000630C8">
      <w:pPr>
        <w:autoSpaceDE w:val="0"/>
        <w:autoSpaceDN w:val="0"/>
        <w:adjustRightInd w:val="0"/>
        <w:spacing w:after="0"/>
        <w:ind w:left="720"/>
        <w:jc w:val="both"/>
      </w:pPr>
    </w:p>
    <w:p w14:paraId="685509AA" w14:textId="77777777" w:rsidR="000630C8" w:rsidRDefault="000630C8" w:rsidP="000630C8">
      <w:pPr>
        <w:autoSpaceDE w:val="0"/>
        <w:autoSpaceDN w:val="0"/>
        <w:adjustRightInd w:val="0"/>
        <w:spacing w:after="0"/>
        <w:ind w:left="720"/>
        <w:jc w:val="both"/>
      </w:pPr>
      <w:r>
        <w:rPr>
          <w:b/>
        </w:rPr>
        <w:lastRenderedPageBreak/>
        <w:t>Step 8</w:t>
      </w:r>
      <w:r>
        <w:t>:  Log last 200 values of computed dB magnitudes in historical log along with corresponding fault frequency, load bin, supply frequency and speed.</w:t>
      </w:r>
    </w:p>
    <w:p w14:paraId="2160AACE" w14:textId="77777777" w:rsidR="000630C8" w:rsidRDefault="000630C8" w:rsidP="000630C8">
      <w:pPr>
        <w:autoSpaceDE w:val="0"/>
        <w:autoSpaceDN w:val="0"/>
        <w:adjustRightInd w:val="0"/>
        <w:spacing w:after="0"/>
        <w:ind w:left="720"/>
        <w:jc w:val="both"/>
      </w:pPr>
    </w:p>
    <w:p w14:paraId="148577D5" w14:textId="77777777" w:rsidR="000630C8" w:rsidRDefault="000630C8" w:rsidP="000630C8">
      <w:pPr>
        <w:autoSpaceDE w:val="0"/>
        <w:autoSpaceDN w:val="0"/>
        <w:adjustRightInd w:val="0"/>
        <w:spacing w:after="0"/>
        <w:ind w:left="720"/>
        <w:jc w:val="both"/>
      </w:pPr>
      <w:r>
        <w:rPr>
          <w:b/>
        </w:rPr>
        <w:t>Step 9</w:t>
      </w:r>
      <w:r>
        <w:t xml:space="preserve">: Compute Rate of Change (RoC) in the dB magnitude as standard deviation of data from historical data and represent as a trend chart. </w:t>
      </w:r>
    </w:p>
    <w:p w14:paraId="5F52D56F" w14:textId="0CFFFBF6" w:rsidR="000630C8" w:rsidRDefault="001F0BE3" w:rsidP="000630C8">
      <w:pPr>
        <w:autoSpaceDE w:val="0"/>
        <w:autoSpaceDN w:val="0"/>
        <w:adjustRightInd w:val="0"/>
        <w:spacing w:after="0"/>
        <w:ind w:left="720"/>
        <w:jc w:val="both"/>
      </w:pPr>
      <w:r>
        <w:rPr>
          <w:noProof/>
        </w:rPr>
        <w:drawing>
          <wp:inline distT="0" distB="0" distL="0" distR="0" wp14:anchorId="0F591C83" wp14:editId="418B0307">
            <wp:extent cx="2153285" cy="21723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3285" cy="2172335"/>
                    </a:xfrm>
                    <a:prstGeom prst="rect">
                      <a:avLst/>
                    </a:prstGeom>
                    <a:noFill/>
                    <a:ln>
                      <a:noFill/>
                    </a:ln>
                  </pic:spPr>
                </pic:pic>
              </a:graphicData>
            </a:graphic>
          </wp:inline>
        </w:drawing>
      </w:r>
    </w:p>
    <w:p w14:paraId="07D2DFDD" w14:textId="77777777" w:rsidR="000630C8" w:rsidRDefault="000630C8" w:rsidP="000630C8">
      <w:pPr>
        <w:autoSpaceDE w:val="0"/>
        <w:autoSpaceDN w:val="0"/>
        <w:adjustRightInd w:val="0"/>
        <w:spacing w:after="0"/>
        <w:ind w:left="720"/>
        <w:jc w:val="both"/>
      </w:pPr>
    </w:p>
    <w:p w14:paraId="3FE2E146" w14:textId="77777777" w:rsidR="000630C8" w:rsidRDefault="000630C8" w:rsidP="000630C8">
      <w:pPr>
        <w:autoSpaceDE w:val="0"/>
        <w:autoSpaceDN w:val="0"/>
        <w:adjustRightInd w:val="0"/>
        <w:spacing w:after="0"/>
        <w:ind w:left="720"/>
        <w:jc w:val="both"/>
      </w:pPr>
    </w:p>
    <w:p w14:paraId="7DE918E9" w14:textId="77777777" w:rsidR="000630C8" w:rsidRDefault="000630C8" w:rsidP="000630C8">
      <w:pPr>
        <w:autoSpaceDE w:val="0"/>
        <w:autoSpaceDN w:val="0"/>
        <w:adjustRightInd w:val="0"/>
        <w:spacing w:after="0"/>
        <w:ind w:left="720"/>
        <w:jc w:val="both"/>
      </w:pPr>
    </w:p>
    <w:p w14:paraId="726DA4B8" w14:textId="77777777" w:rsidR="000630C8" w:rsidRDefault="000630C8" w:rsidP="000630C8">
      <w:pPr>
        <w:autoSpaceDE w:val="0"/>
        <w:autoSpaceDN w:val="0"/>
        <w:adjustRightInd w:val="0"/>
        <w:spacing w:after="0"/>
        <w:ind w:left="720"/>
        <w:jc w:val="both"/>
      </w:pPr>
    </w:p>
    <w:p w14:paraId="73550D45" w14:textId="77777777" w:rsidR="000630C8" w:rsidRDefault="000630C8" w:rsidP="000630C8">
      <w:pPr>
        <w:autoSpaceDE w:val="0"/>
        <w:autoSpaceDN w:val="0"/>
        <w:adjustRightInd w:val="0"/>
        <w:spacing w:after="0"/>
        <w:ind w:left="720"/>
        <w:jc w:val="both"/>
      </w:pPr>
    </w:p>
    <w:p w14:paraId="20EAF599" w14:textId="77777777" w:rsidR="000630C8" w:rsidRDefault="000630C8" w:rsidP="000630C8">
      <w:pPr>
        <w:autoSpaceDE w:val="0"/>
        <w:autoSpaceDN w:val="0"/>
        <w:adjustRightInd w:val="0"/>
        <w:spacing w:after="0"/>
        <w:ind w:left="720"/>
        <w:jc w:val="both"/>
      </w:pPr>
    </w:p>
    <w:p w14:paraId="70DCA6DA" w14:textId="77777777" w:rsidR="000630C8" w:rsidRDefault="000630C8" w:rsidP="000630C8">
      <w:pPr>
        <w:autoSpaceDE w:val="0"/>
        <w:autoSpaceDN w:val="0"/>
        <w:adjustRightInd w:val="0"/>
        <w:spacing w:after="0"/>
        <w:ind w:left="720"/>
        <w:jc w:val="both"/>
      </w:pPr>
    </w:p>
    <w:p w14:paraId="5BF9E2D8" w14:textId="77777777" w:rsidR="000630C8" w:rsidRDefault="000630C8" w:rsidP="000630C8">
      <w:pPr>
        <w:autoSpaceDE w:val="0"/>
        <w:autoSpaceDN w:val="0"/>
        <w:adjustRightInd w:val="0"/>
        <w:spacing w:after="0"/>
        <w:ind w:left="720"/>
        <w:jc w:val="both"/>
        <w:rPr>
          <w:b/>
        </w:rPr>
      </w:pPr>
      <w:r w:rsidRPr="008D02C2">
        <w:rPr>
          <w:b/>
        </w:rPr>
        <w:t>Software Implementation:</w:t>
      </w:r>
    </w:p>
    <w:p w14:paraId="1C8056CE" w14:textId="6A6CC043" w:rsidR="000630C8" w:rsidRDefault="001F0BE3" w:rsidP="000630C8">
      <w:pPr>
        <w:autoSpaceDE w:val="0"/>
        <w:autoSpaceDN w:val="0"/>
        <w:adjustRightInd w:val="0"/>
        <w:spacing w:after="0"/>
        <w:ind w:left="720"/>
        <w:jc w:val="both"/>
        <w:rPr>
          <w:noProof/>
          <w:lang w:val="en-US"/>
        </w:rPr>
      </w:pPr>
      <w:r w:rsidRPr="008D02C2">
        <w:rPr>
          <w:noProof/>
          <w:lang w:val="en-US"/>
        </w:rPr>
        <w:lastRenderedPageBreak/>
        <w:drawing>
          <wp:inline distT="0" distB="0" distL="0" distR="0" wp14:anchorId="68A783C3" wp14:editId="2743ADBC">
            <wp:extent cx="7418070" cy="515683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18070" cy="5156835"/>
                    </a:xfrm>
                    <a:prstGeom prst="rect">
                      <a:avLst/>
                    </a:prstGeom>
                    <a:noFill/>
                    <a:ln>
                      <a:noFill/>
                    </a:ln>
                  </pic:spPr>
                </pic:pic>
              </a:graphicData>
            </a:graphic>
          </wp:inline>
        </w:drawing>
      </w:r>
    </w:p>
    <w:p w14:paraId="028EEA9E" w14:textId="77777777" w:rsidR="000630C8" w:rsidRDefault="000630C8" w:rsidP="000630C8">
      <w:pPr>
        <w:autoSpaceDE w:val="0"/>
        <w:autoSpaceDN w:val="0"/>
        <w:adjustRightInd w:val="0"/>
        <w:spacing w:after="0"/>
        <w:ind w:left="720"/>
        <w:jc w:val="both"/>
        <w:rPr>
          <w:noProof/>
          <w:lang w:val="en-US"/>
        </w:rPr>
      </w:pPr>
    </w:p>
    <w:p w14:paraId="3FCB5157" w14:textId="77777777" w:rsidR="000630C8" w:rsidRDefault="000630C8" w:rsidP="000630C8">
      <w:pPr>
        <w:autoSpaceDE w:val="0"/>
        <w:autoSpaceDN w:val="0"/>
        <w:adjustRightInd w:val="0"/>
        <w:spacing w:after="0"/>
        <w:ind w:left="720"/>
        <w:jc w:val="both"/>
        <w:rPr>
          <w:b/>
          <w:noProof/>
          <w:lang w:val="en-US"/>
        </w:rPr>
      </w:pPr>
      <w:r w:rsidRPr="007403E4">
        <w:rPr>
          <w:b/>
          <w:noProof/>
          <w:lang w:val="en-US"/>
        </w:rPr>
        <w:t>ESA as a platform feature</w:t>
      </w:r>
      <w:r>
        <w:rPr>
          <w:b/>
          <w:noProof/>
          <w:lang w:val="en-US"/>
        </w:rPr>
        <w:t xml:space="preserve"> (Reverse computation):</w:t>
      </w:r>
    </w:p>
    <w:p w14:paraId="75FC5B4F" w14:textId="77777777" w:rsidR="000630C8" w:rsidRDefault="000630C8" w:rsidP="000630C8">
      <w:pPr>
        <w:autoSpaceDE w:val="0"/>
        <w:autoSpaceDN w:val="0"/>
        <w:adjustRightInd w:val="0"/>
        <w:spacing w:after="0"/>
        <w:ind w:left="720"/>
        <w:jc w:val="both"/>
        <w:rPr>
          <w:noProof/>
          <w:lang w:val="en-US"/>
        </w:rPr>
      </w:pPr>
    </w:p>
    <w:p w14:paraId="6D47DB56" w14:textId="77777777" w:rsidR="000630C8" w:rsidRDefault="000630C8" w:rsidP="000630C8">
      <w:pPr>
        <w:autoSpaceDE w:val="0"/>
        <w:autoSpaceDN w:val="0"/>
        <w:adjustRightInd w:val="0"/>
        <w:spacing w:after="0"/>
        <w:ind w:left="720"/>
        <w:jc w:val="both"/>
        <w:rPr>
          <w:noProof/>
          <w:lang w:val="en-US"/>
        </w:rPr>
      </w:pPr>
      <w:r>
        <w:rPr>
          <w:noProof/>
          <w:lang w:val="en-US"/>
        </w:rPr>
        <w:t>In this section, ESA as a platform feature is discussed. ESA is computed in a generic fashion as per the steps given below,</w:t>
      </w:r>
    </w:p>
    <w:p w14:paraId="78B652F9" w14:textId="77777777" w:rsidR="000630C8" w:rsidRDefault="000630C8" w:rsidP="000630C8">
      <w:pPr>
        <w:autoSpaceDE w:val="0"/>
        <w:autoSpaceDN w:val="0"/>
        <w:adjustRightInd w:val="0"/>
        <w:spacing w:after="0"/>
        <w:ind w:left="720"/>
        <w:jc w:val="both"/>
        <w:rPr>
          <w:noProof/>
          <w:lang w:val="en-US"/>
        </w:rPr>
      </w:pPr>
    </w:p>
    <w:p w14:paraId="059A077B" w14:textId="77777777" w:rsidR="000630C8" w:rsidRPr="007403E4" w:rsidRDefault="000630C8" w:rsidP="000630C8">
      <w:pPr>
        <w:numPr>
          <w:ilvl w:val="0"/>
          <w:numId w:val="20"/>
        </w:numPr>
        <w:autoSpaceDE w:val="0"/>
        <w:autoSpaceDN w:val="0"/>
        <w:adjustRightInd w:val="0"/>
        <w:spacing w:after="0"/>
        <w:jc w:val="both"/>
      </w:pPr>
      <w:r>
        <w:t xml:space="preserve">Choose or identify the metering channel on which FFT needs to be computed or applied.  </w:t>
      </w:r>
    </w:p>
    <w:p w14:paraId="011DB841" w14:textId="77777777" w:rsidR="000630C8" w:rsidRPr="007403E4" w:rsidRDefault="000630C8" w:rsidP="000630C8">
      <w:pPr>
        <w:numPr>
          <w:ilvl w:val="0"/>
          <w:numId w:val="20"/>
        </w:numPr>
        <w:autoSpaceDE w:val="0"/>
        <w:autoSpaceDN w:val="0"/>
        <w:adjustRightInd w:val="0"/>
        <w:spacing w:after="0"/>
        <w:jc w:val="both"/>
      </w:pPr>
      <w:r>
        <w:rPr>
          <w:noProof/>
          <w:lang w:val="en-US"/>
        </w:rPr>
        <w:t xml:space="preserve">Estimate the frequency range based on maximum possible sampling rate window, device frequency resolution computing capability,  FFT width and possible fault frequencies, its range in general. </w:t>
      </w:r>
    </w:p>
    <w:p w14:paraId="6C323C6C" w14:textId="77777777" w:rsidR="000630C8" w:rsidRPr="00BA53CD" w:rsidRDefault="000630C8" w:rsidP="000630C8">
      <w:pPr>
        <w:numPr>
          <w:ilvl w:val="0"/>
          <w:numId w:val="20"/>
        </w:numPr>
        <w:autoSpaceDE w:val="0"/>
        <w:autoSpaceDN w:val="0"/>
        <w:adjustRightInd w:val="0"/>
        <w:spacing w:after="0"/>
        <w:jc w:val="both"/>
      </w:pPr>
      <w:r>
        <w:rPr>
          <w:noProof/>
          <w:lang w:val="en-US"/>
        </w:rPr>
        <w:t xml:space="preserve">Compute the FFT in each ESA computation interval by applying band pass filter on the frequency range. </w:t>
      </w:r>
    </w:p>
    <w:p w14:paraId="5E44FEE2" w14:textId="77777777" w:rsidR="000630C8" w:rsidRPr="00BA53CD" w:rsidRDefault="000630C8" w:rsidP="000630C8">
      <w:pPr>
        <w:numPr>
          <w:ilvl w:val="0"/>
          <w:numId w:val="20"/>
        </w:numPr>
        <w:autoSpaceDE w:val="0"/>
        <w:autoSpaceDN w:val="0"/>
        <w:adjustRightInd w:val="0"/>
        <w:spacing w:after="0"/>
        <w:jc w:val="both"/>
      </w:pPr>
      <w:r>
        <w:rPr>
          <w:noProof/>
          <w:lang w:val="en-US"/>
        </w:rPr>
        <w:t xml:space="preserve">Extract the dB’s at all possible frequencies computed as the ratio of magnitude at that frequency (fn) w.r.t magnitude at the fundamental frequency. </w:t>
      </w:r>
    </w:p>
    <w:p w14:paraId="17F30F07" w14:textId="77777777" w:rsidR="000630C8" w:rsidRDefault="000630C8" w:rsidP="000630C8">
      <w:pPr>
        <w:spacing w:line="360" w:lineRule="auto"/>
        <w:ind w:left="1080"/>
      </w:pPr>
      <w:r>
        <w:t>FFT_normalized (fn) = FFT (fn</w:t>
      </w:r>
      <w:r w:rsidRPr="00726D0D">
        <w:t>)/FFT (fundamental frequency)</w:t>
      </w:r>
    </w:p>
    <w:p w14:paraId="62943ABC" w14:textId="77777777" w:rsidR="000630C8" w:rsidRPr="00726D0D" w:rsidRDefault="000630C8" w:rsidP="000630C8">
      <w:pPr>
        <w:pStyle w:val="Header"/>
        <w:tabs>
          <w:tab w:val="clear" w:pos="4320"/>
          <w:tab w:val="clear" w:pos="8640"/>
        </w:tabs>
        <w:spacing w:line="360" w:lineRule="auto"/>
        <w:ind w:left="360" w:firstLine="720"/>
      </w:pPr>
      <w:r>
        <w:t>FFT_dB(fn) = 20logFFT_normalized(fn</w:t>
      </w:r>
      <w:r w:rsidRPr="00726D0D">
        <w:t>)</w:t>
      </w:r>
    </w:p>
    <w:p w14:paraId="6B9E2B2A" w14:textId="77777777" w:rsidR="000630C8" w:rsidRDefault="000630C8" w:rsidP="000630C8">
      <w:pPr>
        <w:numPr>
          <w:ilvl w:val="0"/>
          <w:numId w:val="20"/>
        </w:numPr>
        <w:autoSpaceDE w:val="0"/>
        <w:autoSpaceDN w:val="0"/>
        <w:adjustRightInd w:val="0"/>
        <w:spacing w:after="0"/>
        <w:jc w:val="both"/>
      </w:pPr>
      <w:r>
        <w:t xml:space="preserve">Filter all those frequencies and corresponding magnitudes which are induced due to the supply side harmonics by performing voltage FFT or those which represent harmonic frequencies (n * fundamental frequency, where n = 1, 2, 3…). </w:t>
      </w:r>
    </w:p>
    <w:p w14:paraId="2DEAE78A" w14:textId="77777777" w:rsidR="000630C8" w:rsidRDefault="000630C8" w:rsidP="000630C8">
      <w:pPr>
        <w:numPr>
          <w:ilvl w:val="0"/>
          <w:numId w:val="20"/>
        </w:numPr>
        <w:autoSpaceDE w:val="0"/>
        <w:autoSpaceDN w:val="0"/>
        <w:adjustRightInd w:val="0"/>
        <w:spacing w:after="0"/>
        <w:jc w:val="both"/>
      </w:pPr>
      <w:r>
        <w:t xml:space="preserve">From the remaining frequencies extract three frequencies which has highest dB magnitude computed and represent in the metering as shown below, </w:t>
      </w:r>
    </w:p>
    <w:tbl>
      <w:tblPr>
        <w:tblW w:w="8246" w:type="dxa"/>
        <w:tblInd w:w="960" w:type="dxa"/>
        <w:tblLook w:val="04A0" w:firstRow="1" w:lastRow="0" w:firstColumn="1" w:lastColumn="0" w:noHBand="0" w:noVBand="1"/>
      </w:tblPr>
      <w:tblGrid>
        <w:gridCol w:w="2838"/>
        <w:gridCol w:w="2502"/>
        <w:gridCol w:w="2670"/>
        <w:gridCol w:w="236"/>
      </w:tblGrid>
      <w:tr w:rsidR="000630C8" w:rsidRPr="000473DD" w14:paraId="2EA57AE6" w14:textId="77777777" w:rsidTr="00F26B24">
        <w:trPr>
          <w:trHeight w:val="585"/>
        </w:trPr>
        <w:tc>
          <w:tcPr>
            <w:tcW w:w="2838" w:type="dxa"/>
            <w:tcBorders>
              <w:top w:val="single" w:sz="4" w:space="0" w:color="auto"/>
              <w:left w:val="single" w:sz="4" w:space="0" w:color="auto"/>
              <w:bottom w:val="single" w:sz="4" w:space="0" w:color="auto"/>
              <w:right w:val="single" w:sz="4" w:space="0" w:color="auto"/>
            </w:tcBorders>
            <w:shd w:val="clear" w:color="000000" w:fill="538DD5"/>
            <w:vAlign w:val="bottom"/>
            <w:hideMark/>
          </w:tcPr>
          <w:p w14:paraId="27C16796" w14:textId="77777777" w:rsidR="000630C8" w:rsidRPr="000473DD" w:rsidRDefault="000630C8" w:rsidP="00F26B24">
            <w:pPr>
              <w:spacing w:after="0"/>
              <w:rPr>
                <w:b/>
                <w:bCs/>
                <w:color w:val="000000"/>
                <w:szCs w:val="22"/>
                <w:lang w:val="en-US"/>
              </w:rPr>
            </w:pPr>
            <w:r>
              <w:rPr>
                <w:b/>
                <w:bCs/>
                <w:color w:val="000000"/>
                <w:szCs w:val="22"/>
                <w:lang w:val="en-US"/>
              </w:rPr>
              <w:t xml:space="preserve">   Generic ESA frequency</w:t>
            </w:r>
          </w:p>
        </w:tc>
        <w:tc>
          <w:tcPr>
            <w:tcW w:w="2502" w:type="dxa"/>
            <w:tcBorders>
              <w:top w:val="single" w:sz="4" w:space="0" w:color="auto"/>
              <w:left w:val="nil"/>
              <w:bottom w:val="single" w:sz="4" w:space="0" w:color="auto"/>
              <w:right w:val="single" w:sz="4" w:space="0" w:color="auto"/>
            </w:tcBorders>
            <w:shd w:val="clear" w:color="000000" w:fill="538DD5"/>
            <w:vAlign w:val="bottom"/>
            <w:hideMark/>
          </w:tcPr>
          <w:p w14:paraId="41AF9FC9" w14:textId="77777777" w:rsidR="000630C8" w:rsidRPr="000473DD" w:rsidRDefault="000630C8" w:rsidP="00F26B24">
            <w:pPr>
              <w:spacing w:after="0"/>
              <w:rPr>
                <w:b/>
                <w:bCs/>
                <w:color w:val="000000"/>
                <w:szCs w:val="22"/>
                <w:lang w:val="en-US"/>
              </w:rPr>
            </w:pPr>
            <w:r>
              <w:rPr>
                <w:b/>
                <w:bCs/>
                <w:color w:val="000000"/>
                <w:szCs w:val="22"/>
                <w:lang w:val="en-US"/>
              </w:rPr>
              <w:t xml:space="preserve"> Fault </w:t>
            </w:r>
            <w:r w:rsidRPr="000473DD">
              <w:rPr>
                <w:b/>
                <w:bCs/>
                <w:color w:val="000000"/>
                <w:szCs w:val="22"/>
                <w:lang w:val="en-US"/>
              </w:rPr>
              <w:t>Frequency (Hz)</w:t>
            </w:r>
          </w:p>
        </w:tc>
        <w:tc>
          <w:tcPr>
            <w:tcW w:w="2670" w:type="dxa"/>
            <w:tcBorders>
              <w:top w:val="single" w:sz="4" w:space="0" w:color="auto"/>
              <w:left w:val="nil"/>
              <w:bottom w:val="single" w:sz="4" w:space="0" w:color="auto"/>
              <w:right w:val="nil"/>
            </w:tcBorders>
            <w:shd w:val="clear" w:color="000000" w:fill="538DD5"/>
            <w:vAlign w:val="bottom"/>
          </w:tcPr>
          <w:p w14:paraId="0991C800" w14:textId="77777777" w:rsidR="000630C8" w:rsidRPr="000473DD" w:rsidRDefault="000630C8" w:rsidP="00F26B24">
            <w:pPr>
              <w:spacing w:after="0"/>
              <w:rPr>
                <w:b/>
                <w:bCs/>
                <w:color w:val="000000"/>
                <w:szCs w:val="22"/>
                <w:lang w:val="en-US"/>
              </w:rPr>
            </w:pPr>
            <w:r>
              <w:rPr>
                <w:b/>
                <w:bCs/>
                <w:color w:val="000000"/>
                <w:szCs w:val="22"/>
                <w:lang w:val="en-US"/>
              </w:rPr>
              <w:t xml:space="preserve">      FFT </w:t>
            </w:r>
            <w:r w:rsidRPr="000473DD">
              <w:rPr>
                <w:b/>
                <w:bCs/>
                <w:color w:val="000000"/>
                <w:szCs w:val="22"/>
                <w:lang w:val="en-US"/>
              </w:rPr>
              <w:t>Magnitude (dB)</w:t>
            </w:r>
          </w:p>
        </w:tc>
        <w:tc>
          <w:tcPr>
            <w:tcW w:w="236" w:type="dxa"/>
            <w:tcBorders>
              <w:top w:val="single" w:sz="4" w:space="0" w:color="auto"/>
              <w:left w:val="nil"/>
              <w:bottom w:val="single" w:sz="4" w:space="0" w:color="auto"/>
              <w:right w:val="single" w:sz="4" w:space="0" w:color="auto"/>
            </w:tcBorders>
            <w:shd w:val="clear" w:color="000000" w:fill="538DD5"/>
          </w:tcPr>
          <w:p w14:paraId="38B263A5" w14:textId="77777777" w:rsidR="000630C8" w:rsidRDefault="000630C8" w:rsidP="00F26B24">
            <w:pPr>
              <w:spacing w:after="0"/>
              <w:rPr>
                <w:b/>
                <w:bCs/>
                <w:color w:val="000000"/>
                <w:szCs w:val="22"/>
                <w:lang w:val="en-US"/>
              </w:rPr>
            </w:pPr>
          </w:p>
        </w:tc>
      </w:tr>
      <w:tr w:rsidR="000630C8" w:rsidRPr="000473DD" w14:paraId="45C8E7FF" w14:textId="77777777" w:rsidTr="00F26B24">
        <w:trPr>
          <w:trHeight w:val="300"/>
        </w:trPr>
        <w:tc>
          <w:tcPr>
            <w:tcW w:w="2838" w:type="dxa"/>
            <w:tcBorders>
              <w:top w:val="nil"/>
              <w:left w:val="single" w:sz="4" w:space="0" w:color="auto"/>
              <w:bottom w:val="single" w:sz="4" w:space="0" w:color="auto"/>
              <w:right w:val="single" w:sz="4" w:space="0" w:color="auto"/>
            </w:tcBorders>
            <w:shd w:val="clear" w:color="auto" w:fill="auto"/>
            <w:noWrap/>
            <w:vAlign w:val="bottom"/>
            <w:hideMark/>
          </w:tcPr>
          <w:p w14:paraId="1D6887BF" w14:textId="77777777" w:rsidR="000630C8" w:rsidRPr="000473DD" w:rsidRDefault="000630C8" w:rsidP="00F26B24">
            <w:pPr>
              <w:spacing w:after="0"/>
              <w:jc w:val="center"/>
              <w:rPr>
                <w:color w:val="000000"/>
                <w:szCs w:val="22"/>
                <w:lang w:val="en-US"/>
              </w:rPr>
            </w:pPr>
            <w:r>
              <w:rPr>
                <w:color w:val="000000"/>
                <w:szCs w:val="22"/>
                <w:lang w:val="en-US"/>
              </w:rPr>
              <w:t>Generic ESA frequency 1</w:t>
            </w:r>
          </w:p>
        </w:tc>
        <w:tc>
          <w:tcPr>
            <w:tcW w:w="2502" w:type="dxa"/>
            <w:tcBorders>
              <w:top w:val="nil"/>
              <w:left w:val="nil"/>
              <w:bottom w:val="single" w:sz="4" w:space="0" w:color="auto"/>
              <w:right w:val="single" w:sz="4" w:space="0" w:color="auto"/>
            </w:tcBorders>
            <w:shd w:val="clear" w:color="auto" w:fill="auto"/>
            <w:noWrap/>
            <w:vAlign w:val="bottom"/>
            <w:hideMark/>
          </w:tcPr>
          <w:p w14:paraId="4E2C7B15" w14:textId="77777777" w:rsidR="000630C8" w:rsidRPr="000473DD" w:rsidRDefault="000630C8" w:rsidP="00F26B24">
            <w:pPr>
              <w:spacing w:after="0"/>
              <w:jc w:val="center"/>
              <w:rPr>
                <w:color w:val="000000"/>
                <w:szCs w:val="22"/>
                <w:lang w:val="en-US"/>
              </w:rPr>
            </w:pPr>
            <w:r>
              <w:rPr>
                <w:color w:val="000000"/>
                <w:szCs w:val="22"/>
                <w:lang w:val="en-US"/>
              </w:rPr>
              <w:t>F1</w:t>
            </w:r>
          </w:p>
        </w:tc>
        <w:tc>
          <w:tcPr>
            <w:tcW w:w="2670" w:type="dxa"/>
            <w:tcBorders>
              <w:top w:val="nil"/>
              <w:left w:val="nil"/>
              <w:bottom w:val="single" w:sz="4" w:space="0" w:color="auto"/>
              <w:right w:val="nil"/>
            </w:tcBorders>
            <w:vAlign w:val="bottom"/>
          </w:tcPr>
          <w:p w14:paraId="1B7AC686" w14:textId="77777777" w:rsidR="000630C8" w:rsidRPr="000473DD" w:rsidRDefault="000630C8" w:rsidP="00F26B24">
            <w:pPr>
              <w:spacing w:after="0"/>
              <w:jc w:val="center"/>
              <w:rPr>
                <w:color w:val="000000"/>
                <w:szCs w:val="22"/>
                <w:lang w:val="en-US"/>
              </w:rPr>
            </w:pPr>
            <w:r>
              <w:rPr>
                <w:color w:val="000000"/>
                <w:szCs w:val="22"/>
                <w:lang w:val="en-US"/>
              </w:rPr>
              <w:t>X1</w:t>
            </w:r>
          </w:p>
        </w:tc>
        <w:tc>
          <w:tcPr>
            <w:tcW w:w="236" w:type="dxa"/>
            <w:tcBorders>
              <w:top w:val="nil"/>
              <w:left w:val="nil"/>
              <w:bottom w:val="single" w:sz="4" w:space="0" w:color="auto"/>
              <w:right w:val="single" w:sz="4" w:space="0" w:color="auto"/>
            </w:tcBorders>
          </w:tcPr>
          <w:p w14:paraId="501EB9C0" w14:textId="77777777" w:rsidR="000630C8" w:rsidRDefault="000630C8" w:rsidP="00F26B24">
            <w:pPr>
              <w:spacing w:after="0"/>
              <w:jc w:val="center"/>
              <w:rPr>
                <w:color w:val="000000"/>
                <w:szCs w:val="22"/>
                <w:lang w:val="en-US"/>
              </w:rPr>
            </w:pPr>
          </w:p>
        </w:tc>
      </w:tr>
      <w:tr w:rsidR="000630C8" w:rsidRPr="000473DD" w14:paraId="097F5992" w14:textId="77777777" w:rsidTr="00F26B24">
        <w:trPr>
          <w:trHeight w:val="300"/>
        </w:trPr>
        <w:tc>
          <w:tcPr>
            <w:tcW w:w="2838" w:type="dxa"/>
            <w:tcBorders>
              <w:top w:val="nil"/>
              <w:left w:val="single" w:sz="4" w:space="0" w:color="auto"/>
              <w:bottom w:val="single" w:sz="4" w:space="0" w:color="auto"/>
              <w:right w:val="single" w:sz="4" w:space="0" w:color="auto"/>
            </w:tcBorders>
            <w:shd w:val="clear" w:color="auto" w:fill="auto"/>
            <w:noWrap/>
            <w:vAlign w:val="bottom"/>
            <w:hideMark/>
          </w:tcPr>
          <w:p w14:paraId="4778F508" w14:textId="77777777" w:rsidR="000630C8" w:rsidRPr="000D2723" w:rsidRDefault="000630C8" w:rsidP="00F26B24">
            <w:pPr>
              <w:spacing w:after="0"/>
              <w:jc w:val="center"/>
              <w:rPr>
                <w:color w:val="000000"/>
                <w:szCs w:val="22"/>
                <w:lang w:val="en-US"/>
              </w:rPr>
            </w:pPr>
            <w:r>
              <w:rPr>
                <w:color w:val="000000"/>
                <w:szCs w:val="22"/>
                <w:lang w:val="en-US"/>
              </w:rPr>
              <w:t>Generic ESA frequency 2</w:t>
            </w:r>
          </w:p>
        </w:tc>
        <w:tc>
          <w:tcPr>
            <w:tcW w:w="2502" w:type="dxa"/>
            <w:tcBorders>
              <w:top w:val="nil"/>
              <w:left w:val="nil"/>
              <w:bottom w:val="single" w:sz="4" w:space="0" w:color="auto"/>
              <w:right w:val="single" w:sz="4" w:space="0" w:color="auto"/>
            </w:tcBorders>
            <w:shd w:val="clear" w:color="auto" w:fill="auto"/>
            <w:noWrap/>
            <w:vAlign w:val="bottom"/>
            <w:hideMark/>
          </w:tcPr>
          <w:p w14:paraId="065D141E" w14:textId="77777777" w:rsidR="000630C8" w:rsidRPr="009F3C10" w:rsidRDefault="000630C8" w:rsidP="00F26B24">
            <w:pPr>
              <w:spacing w:after="0"/>
              <w:jc w:val="center"/>
              <w:rPr>
                <w:color w:val="000000"/>
                <w:szCs w:val="22"/>
                <w:lang w:val="en-US"/>
              </w:rPr>
            </w:pPr>
            <w:r>
              <w:rPr>
                <w:color w:val="000000"/>
                <w:szCs w:val="22"/>
                <w:lang w:val="en-US"/>
              </w:rPr>
              <w:t>F2</w:t>
            </w:r>
          </w:p>
        </w:tc>
        <w:tc>
          <w:tcPr>
            <w:tcW w:w="2670" w:type="dxa"/>
            <w:tcBorders>
              <w:top w:val="nil"/>
              <w:left w:val="nil"/>
              <w:bottom w:val="single" w:sz="4" w:space="0" w:color="auto"/>
              <w:right w:val="nil"/>
            </w:tcBorders>
            <w:vAlign w:val="bottom"/>
          </w:tcPr>
          <w:p w14:paraId="3BD97F11" w14:textId="77777777" w:rsidR="000630C8" w:rsidRPr="009F3C10" w:rsidRDefault="000630C8" w:rsidP="00F26B24">
            <w:pPr>
              <w:spacing w:after="0"/>
              <w:jc w:val="center"/>
              <w:rPr>
                <w:color w:val="000000"/>
                <w:szCs w:val="22"/>
                <w:lang w:val="en-US"/>
              </w:rPr>
            </w:pPr>
            <w:r>
              <w:rPr>
                <w:color w:val="000000"/>
                <w:szCs w:val="22"/>
                <w:lang w:val="en-US"/>
              </w:rPr>
              <w:t>X2</w:t>
            </w:r>
          </w:p>
        </w:tc>
        <w:tc>
          <w:tcPr>
            <w:tcW w:w="236" w:type="dxa"/>
            <w:tcBorders>
              <w:top w:val="nil"/>
              <w:left w:val="nil"/>
              <w:bottom w:val="single" w:sz="4" w:space="0" w:color="auto"/>
              <w:right w:val="single" w:sz="4" w:space="0" w:color="auto"/>
            </w:tcBorders>
          </w:tcPr>
          <w:p w14:paraId="21EC838C" w14:textId="77777777" w:rsidR="000630C8" w:rsidRDefault="000630C8" w:rsidP="00F26B24">
            <w:pPr>
              <w:spacing w:after="0"/>
              <w:jc w:val="center"/>
              <w:rPr>
                <w:color w:val="000000"/>
                <w:szCs w:val="22"/>
                <w:lang w:val="en-US"/>
              </w:rPr>
            </w:pPr>
          </w:p>
        </w:tc>
      </w:tr>
      <w:tr w:rsidR="000630C8" w:rsidRPr="000473DD" w14:paraId="5FB2281F" w14:textId="77777777" w:rsidTr="00F26B24">
        <w:trPr>
          <w:trHeight w:val="300"/>
        </w:trPr>
        <w:tc>
          <w:tcPr>
            <w:tcW w:w="2838" w:type="dxa"/>
            <w:tcBorders>
              <w:top w:val="nil"/>
              <w:left w:val="single" w:sz="4" w:space="0" w:color="auto"/>
              <w:bottom w:val="single" w:sz="4" w:space="0" w:color="auto"/>
              <w:right w:val="single" w:sz="4" w:space="0" w:color="auto"/>
            </w:tcBorders>
            <w:shd w:val="clear" w:color="auto" w:fill="auto"/>
            <w:noWrap/>
            <w:vAlign w:val="bottom"/>
            <w:hideMark/>
          </w:tcPr>
          <w:p w14:paraId="759BE2FE" w14:textId="77777777" w:rsidR="000630C8" w:rsidRPr="000D2723" w:rsidRDefault="000630C8" w:rsidP="00F26B24">
            <w:pPr>
              <w:spacing w:after="0"/>
              <w:jc w:val="center"/>
              <w:rPr>
                <w:color w:val="000000"/>
                <w:szCs w:val="22"/>
                <w:lang w:val="en-US"/>
              </w:rPr>
            </w:pPr>
            <w:r>
              <w:rPr>
                <w:color w:val="000000"/>
                <w:szCs w:val="22"/>
                <w:lang w:val="en-US"/>
              </w:rPr>
              <w:t>Generic ESA frequency 3</w:t>
            </w:r>
          </w:p>
        </w:tc>
        <w:tc>
          <w:tcPr>
            <w:tcW w:w="2502" w:type="dxa"/>
            <w:tcBorders>
              <w:top w:val="nil"/>
              <w:left w:val="nil"/>
              <w:bottom w:val="single" w:sz="4" w:space="0" w:color="auto"/>
              <w:right w:val="single" w:sz="4" w:space="0" w:color="auto"/>
            </w:tcBorders>
            <w:shd w:val="clear" w:color="auto" w:fill="auto"/>
            <w:noWrap/>
            <w:vAlign w:val="bottom"/>
            <w:hideMark/>
          </w:tcPr>
          <w:p w14:paraId="786029E0" w14:textId="77777777" w:rsidR="000630C8" w:rsidRPr="009F3C10" w:rsidRDefault="000630C8" w:rsidP="00F26B24">
            <w:pPr>
              <w:spacing w:after="0"/>
              <w:jc w:val="center"/>
              <w:rPr>
                <w:color w:val="000000"/>
                <w:szCs w:val="22"/>
                <w:lang w:val="en-US"/>
              </w:rPr>
            </w:pPr>
            <w:r>
              <w:rPr>
                <w:color w:val="000000"/>
                <w:szCs w:val="22"/>
                <w:lang w:val="en-US"/>
              </w:rPr>
              <w:t>F3</w:t>
            </w:r>
          </w:p>
        </w:tc>
        <w:tc>
          <w:tcPr>
            <w:tcW w:w="2670" w:type="dxa"/>
            <w:tcBorders>
              <w:top w:val="nil"/>
              <w:left w:val="nil"/>
              <w:bottom w:val="single" w:sz="4" w:space="0" w:color="auto"/>
              <w:right w:val="nil"/>
            </w:tcBorders>
            <w:vAlign w:val="bottom"/>
          </w:tcPr>
          <w:p w14:paraId="1C335D1B" w14:textId="77777777" w:rsidR="000630C8" w:rsidRPr="009F3C10" w:rsidRDefault="000630C8" w:rsidP="00F26B24">
            <w:pPr>
              <w:spacing w:after="0"/>
              <w:jc w:val="center"/>
              <w:rPr>
                <w:color w:val="000000"/>
                <w:szCs w:val="22"/>
                <w:lang w:val="en-US"/>
              </w:rPr>
            </w:pPr>
            <w:r>
              <w:rPr>
                <w:color w:val="000000"/>
                <w:szCs w:val="22"/>
                <w:lang w:val="en-US"/>
              </w:rPr>
              <w:t>X3</w:t>
            </w:r>
          </w:p>
        </w:tc>
        <w:tc>
          <w:tcPr>
            <w:tcW w:w="236" w:type="dxa"/>
            <w:tcBorders>
              <w:top w:val="nil"/>
              <w:left w:val="nil"/>
              <w:bottom w:val="single" w:sz="4" w:space="0" w:color="auto"/>
              <w:right w:val="single" w:sz="4" w:space="0" w:color="auto"/>
            </w:tcBorders>
          </w:tcPr>
          <w:p w14:paraId="7987897B" w14:textId="77777777" w:rsidR="000630C8" w:rsidRDefault="000630C8" w:rsidP="00F26B24">
            <w:pPr>
              <w:spacing w:after="0"/>
              <w:jc w:val="center"/>
              <w:rPr>
                <w:color w:val="000000"/>
                <w:szCs w:val="22"/>
                <w:lang w:val="en-US"/>
              </w:rPr>
            </w:pPr>
          </w:p>
        </w:tc>
      </w:tr>
    </w:tbl>
    <w:p w14:paraId="50BA1197" w14:textId="77777777" w:rsidR="000630C8" w:rsidRDefault="000630C8" w:rsidP="000630C8">
      <w:pPr>
        <w:autoSpaceDE w:val="0"/>
        <w:autoSpaceDN w:val="0"/>
        <w:adjustRightInd w:val="0"/>
        <w:spacing w:after="0"/>
        <w:ind w:left="1080"/>
        <w:jc w:val="both"/>
      </w:pPr>
    </w:p>
    <w:p w14:paraId="0D41B004" w14:textId="77777777" w:rsidR="000630C8" w:rsidRDefault="000630C8" w:rsidP="000630C8">
      <w:pPr>
        <w:numPr>
          <w:ilvl w:val="0"/>
          <w:numId w:val="20"/>
        </w:numPr>
        <w:autoSpaceDE w:val="0"/>
        <w:autoSpaceDN w:val="0"/>
        <w:adjustRightInd w:val="0"/>
        <w:spacing w:after="0"/>
        <w:jc w:val="both"/>
      </w:pPr>
      <w:r>
        <w:t xml:space="preserve"> Represent these three frequencies with associated dB magnitudes as flex analog elements in the platform,  </w:t>
      </w:r>
    </w:p>
    <w:tbl>
      <w:tblPr>
        <w:tblW w:w="5340" w:type="dxa"/>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0"/>
      </w:tblGrid>
      <w:tr w:rsidR="000630C8" w:rsidRPr="000473DD" w14:paraId="1F858B7F" w14:textId="77777777" w:rsidTr="00F26B24">
        <w:trPr>
          <w:trHeight w:val="300"/>
        </w:trPr>
        <w:tc>
          <w:tcPr>
            <w:tcW w:w="5340" w:type="dxa"/>
            <w:shd w:val="clear" w:color="auto" w:fill="auto"/>
            <w:noWrap/>
            <w:vAlign w:val="bottom"/>
            <w:hideMark/>
          </w:tcPr>
          <w:p w14:paraId="2C0A3AFB" w14:textId="77777777" w:rsidR="000630C8" w:rsidRPr="000473DD" w:rsidRDefault="000630C8" w:rsidP="00F26B24">
            <w:pPr>
              <w:spacing w:after="0"/>
              <w:jc w:val="center"/>
              <w:rPr>
                <w:color w:val="000000"/>
                <w:szCs w:val="22"/>
                <w:lang w:val="en-US"/>
              </w:rPr>
            </w:pPr>
            <w:r>
              <w:rPr>
                <w:color w:val="000000"/>
                <w:szCs w:val="22"/>
                <w:lang w:val="en-US"/>
              </w:rPr>
              <w:t>Generic ESA frequency 1</w:t>
            </w:r>
          </w:p>
        </w:tc>
      </w:tr>
      <w:tr w:rsidR="000630C8" w:rsidRPr="000D2723" w14:paraId="3C6436FA" w14:textId="77777777" w:rsidTr="00F26B24">
        <w:trPr>
          <w:trHeight w:val="300"/>
        </w:trPr>
        <w:tc>
          <w:tcPr>
            <w:tcW w:w="5340" w:type="dxa"/>
            <w:shd w:val="clear" w:color="auto" w:fill="auto"/>
            <w:noWrap/>
            <w:vAlign w:val="bottom"/>
            <w:hideMark/>
          </w:tcPr>
          <w:p w14:paraId="61455895" w14:textId="77777777" w:rsidR="000630C8" w:rsidRPr="000D2723" w:rsidRDefault="000630C8" w:rsidP="00F26B24">
            <w:pPr>
              <w:spacing w:after="0"/>
              <w:jc w:val="center"/>
              <w:rPr>
                <w:color w:val="000000"/>
                <w:szCs w:val="22"/>
                <w:lang w:val="en-US"/>
              </w:rPr>
            </w:pPr>
            <w:r>
              <w:rPr>
                <w:color w:val="000000"/>
                <w:szCs w:val="22"/>
                <w:lang w:val="en-US"/>
              </w:rPr>
              <w:t>Generic ESA frequency 2</w:t>
            </w:r>
          </w:p>
        </w:tc>
      </w:tr>
      <w:tr w:rsidR="000630C8" w:rsidRPr="000D2723" w14:paraId="24F659C6" w14:textId="77777777" w:rsidTr="00F26B24">
        <w:trPr>
          <w:trHeight w:val="300"/>
        </w:trPr>
        <w:tc>
          <w:tcPr>
            <w:tcW w:w="5340" w:type="dxa"/>
            <w:shd w:val="clear" w:color="auto" w:fill="auto"/>
            <w:noWrap/>
            <w:vAlign w:val="bottom"/>
            <w:hideMark/>
          </w:tcPr>
          <w:p w14:paraId="6B9DEF68" w14:textId="77777777" w:rsidR="000630C8" w:rsidRPr="000D2723" w:rsidRDefault="000630C8" w:rsidP="00F26B24">
            <w:pPr>
              <w:spacing w:after="0"/>
              <w:jc w:val="center"/>
              <w:rPr>
                <w:color w:val="000000"/>
                <w:szCs w:val="22"/>
                <w:lang w:val="en-US"/>
              </w:rPr>
            </w:pPr>
            <w:r>
              <w:rPr>
                <w:color w:val="000000"/>
                <w:szCs w:val="22"/>
                <w:lang w:val="en-US"/>
              </w:rPr>
              <w:t>Generic ESA frequency 3</w:t>
            </w:r>
          </w:p>
        </w:tc>
      </w:tr>
    </w:tbl>
    <w:p w14:paraId="19DED779" w14:textId="77777777" w:rsidR="000630C8" w:rsidRPr="007403E4" w:rsidRDefault="000630C8" w:rsidP="000630C8">
      <w:pPr>
        <w:numPr>
          <w:ilvl w:val="0"/>
          <w:numId w:val="20"/>
        </w:numPr>
        <w:autoSpaceDE w:val="0"/>
        <w:autoSpaceDN w:val="0"/>
        <w:adjustRightInd w:val="0"/>
        <w:spacing w:after="0"/>
        <w:jc w:val="both"/>
      </w:pPr>
      <w:r>
        <w:lastRenderedPageBreak/>
        <w:t xml:space="preserve">These flex analog elements can be used to create the flex logic with timer and security counts to identify if any of the particular frequency is continuously showing higher dB magnitude (Greater than configurable ‘X’ dB) for the time delay configured in timer. </w:t>
      </w:r>
    </w:p>
    <w:p w14:paraId="14FD0EEE" w14:textId="77777777" w:rsidR="00214198" w:rsidRPr="000630C8" w:rsidRDefault="00214198" w:rsidP="000630C8">
      <w:r w:rsidRPr="000630C8">
        <w:t xml:space="preserve"> </w:t>
      </w:r>
    </w:p>
    <w:sectPr w:rsidR="00214198" w:rsidRPr="000630C8" w:rsidSect="000A6FDE">
      <w:headerReference w:type="default" r:id="rId85"/>
      <w:footerReference w:type="default" r:id="rId8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D0ED6" w14:textId="77777777" w:rsidR="003B3DE6" w:rsidRDefault="003B3DE6">
      <w:r>
        <w:separator/>
      </w:r>
    </w:p>
  </w:endnote>
  <w:endnote w:type="continuationSeparator" w:id="0">
    <w:p w14:paraId="2A5B245F" w14:textId="77777777" w:rsidR="003B3DE6" w:rsidRDefault="003B3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 Inspira">
    <w:altName w:val="Calibri"/>
    <w:panose1 w:val="020F0603030400020203"/>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GEsans55">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Inspira">
    <w:altName w:val="Calibri"/>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CAC7" w14:textId="1767B497" w:rsidR="00C94678" w:rsidRDefault="00C94678">
    <w:pPr>
      <w:pStyle w:val="Footer"/>
      <w:tabs>
        <w:tab w:val="clear" w:pos="4320"/>
        <w:tab w:val="clear" w:pos="8640"/>
        <w:tab w:val="center" w:pos="4680"/>
        <w:tab w:val="right" w:pos="9360"/>
      </w:tabs>
      <w:rPr>
        <w:sz w:val="16"/>
      </w:rPr>
    </w:pPr>
    <w:r>
      <w:rPr>
        <w:sz w:val="12"/>
      </w:rPr>
      <w:fldChar w:fldCharType="begin"/>
    </w:r>
    <w:r>
      <w:rPr>
        <w:sz w:val="12"/>
      </w:rPr>
      <w:instrText xml:space="preserve"> DATE \@ "MMMM d, yyyy" \* MERGEFORMAT </w:instrText>
    </w:r>
    <w:r>
      <w:rPr>
        <w:sz w:val="12"/>
      </w:rPr>
      <w:fldChar w:fldCharType="separate"/>
    </w:r>
    <w:r w:rsidR="000B5A21">
      <w:rPr>
        <w:noProof/>
        <w:sz w:val="12"/>
      </w:rPr>
      <w:t>January 8, 2024</w:t>
    </w:r>
    <w:r>
      <w:rPr>
        <w:sz w:val="12"/>
      </w:rPr>
      <w:fldChar w:fldCharType="end"/>
    </w:r>
    <w:r>
      <w:rPr>
        <w:sz w:val="12"/>
      </w:rPr>
      <w:tab/>
    </w:r>
    <w:r w:rsidRPr="007B0472">
      <w:rPr>
        <w:sz w:val="12"/>
      </w:rPr>
      <w:t>C:\NTI\Specs</w:t>
    </w:r>
    <w:r>
      <w:rPr>
        <w:sz w:val="12"/>
      </w:rPr>
      <w:t>\SR8 Bearing &amp; FEM Fault</w:t>
    </w:r>
    <w:r>
      <w:rPr>
        <w:sz w:val="16"/>
      </w:rPr>
      <w:tab/>
      <w:t xml:space="preserve">Page </w:t>
    </w:r>
    <w:r>
      <w:rPr>
        <w:sz w:val="16"/>
      </w:rPr>
      <w:fldChar w:fldCharType="begin"/>
    </w:r>
    <w:r>
      <w:rPr>
        <w:sz w:val="16"/>
      </w:rPr>
      <w:instrText xml:space="preserve"> PAGE  \* MERGEFORMAT </w:instrText>
    </w:r>
    <w:r>
      <w:rPr>
        <w:sz w:val="16"/>
      </w:rPr>
      <w:fldChar w:fldCharType="separate"/>
    </w:r>
    <w:r>
      <w:rPr>
        <w:noProof/>
        <w:sz w:val="16"/>
      </w:rPr>
      <w:t>31</w:t>
    </w:r>
    <w:r>
      <w:rPr>
        <w:sz w:val="16"/>
      </w:rPr>
      <w:fldChar w:fldCharType="end"/>
    </w:r>
    <w:r>
      <w:rPr>
        <w:sz w:val="16"/>
      </w:rPr>
      <w:t xml:space="preserve"> of </w:t>
    </w:r>
    <w:r>
      <w:rPr>
        <w:sz w:val="16"/>
      </w:rPr>
      <w:fldChar w:fldCharType="begin"/>
    </w:r>
    <w:r>
      <w:rPr>
        <w:sz w:val="16"/>
      </w:rPr>
      <w:instrText xml:space="preserve">numpages </w:instrText>
    </w:r>
    <w:r>
      <w:rPr>
        <w:sz w:val="16"/>
      </w:rPr>
      <w:fldChar w:fldCharType="separate"/>
    </w:r>
    <w:r>
      <w:rPr>
        <w:noProof/>
        <w:sz w:val="16"/>
      </w:rPr>
      <w:t>72</w:t>
    </w:r>
    <w:r>
      <w:rPr>
        <w:sz w:val="16"/>
      </w:rPr>
      <w:fldChar w:fldCharType="end"/>
    </w:r>
    <w:r>
      <w:rPr>
        <w:sz w:val="16"/>
      </w:rPr>
      <w:tab/>
    </w:r>
  </w:p>
  <w:p w14:paraId="6E65E631" w14:textId="77777777" w:rsidR="00C94678" w:rsidRDefault="00C94678">
    <w:pPr>
      <w:pStyle w:val="Footer"/>
    </w:pPr>
    <w:r>
      <w:rPr>
        <w:i/>
        <w:sz w:val="12"/>
      </w:rPr>
      <w:t>Balakrishna. 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7058E" w14:textId="055FC317" w:rsidR="00C94678" w:rsidRDefault="00C94678">
    <w:pPr>
      <w:pStyle w:val="Footer"/>
      <w:tabs>
        <w:tab w:val="clear" w:pos="4320"/>
        <w:tab w:val="clear" w:pos="8640"/>
        <w:tab w:val="center" w:pos="4680"/>
        <w:tab w:val="right" w:pos="9360"/>
      </w:tabs>
      <w:rPr>
        <w:sz w:val="16"/>
      </w:rPr>
    </w:pPr>
    <w:r>
      <w:rPr>
        <w:sz w:val="12"/>
      </w:rPr>
      <w:fldChar w:fldCharType="begin"/>
    </w:r>
    <w:r>
      <w:rPr>
        <w:sz w:val="12"/>
      </w:rPr>
      <w:instrText xml:space="preserve"> DATE \@ "MMMM d, yyyy" \* MERGEFORMAT </w:instrText>
    </w:r>
    <w:r>
      <w:rPr>
        <w:sz w:val="12"/>
      </w:rPr>
      <w:fldChar w:fldCharType="separate"/>
    </w:r>
    <w:r w:rsidR="000B5A21">
      <w:rPr>
        <w:noProof/>
        <w:sz w:val="12"/>
      </w:rPr>
      <w:t>January 8, 2024</w:t>
    </w:r>
    <w:r>
      <w:rPr>
        <w:sz w:val="12"/>
      </w:rPr>
      <w:fldChar w:fldCharType="end"/>
    </w:r>
    <w:r>
      <w:rPr>
        <w:sz w:val="12"/>
      </w:rPr>
      <w:tab/>
    </w:r>
    <w:r>
      <w:rPr>
        <w:sz w:val="12"/>
      </w:rPr>
      <w:fldChar w:fldCharType="begin"/>
    </w:r>
    <w:r>
      <w:rPr>
        <w:sz w:val="12"/>
      </w:rPr>
      <w:instrText xml:space="preserve"> FILENAME \p \* MERGEFORMAT </w:instrText>
    </w:r>
    <w:r>
      <w:rPr>
        <w:sz w:val="12"/>
      </w:rPr>
      <w:fldChar w:fldCharType="separate"/>
    </w:r>
    <w:r>
      <w:rPr>
        <w:noProof/>
        <w:sz w:val="12"/>
      </w:rPr>
      <w:t>C:\srplus\Trunk\Documents\Functional Specs\869\869 ESA Bearing and FEM.doc</w:t>
    </w:r>
    <w:r>
      <w:rPr>
        <w:sz w:val="12"/>
      </w:rPr>
      <w:fldChar w:fldCharType="end"/>
    </w:r>
    <w:r>
      <w:rPr>
        <w:sz w:val="16"/>
      </w:rPr>
      <w:tab/>
      <w:t xml:space="preserve">Page </w:t>
    </w:r>
    <w:r>
      <w:rPr>
        <w:sz w:val="16"/>
      </w:rPr>
      <w:fldChar w:fldCharType="begin"/>
    </w:r>
    <w:r>
      <w:rPr>
        <w:sz w:val="16"/>
      </w:rPr>
      <w:instrText xml:space="preserve"> PAGE  \* MERGEFORMAT </w:instrText>
    </w:r>
    <w:r>
      <w:rPr>
        <w:sz w:val="16"/>
      </w:rPr>
      <w:fldChar w:fldCharType="separate"/>
    </w:r>
    <w:r>
      <w:rPr>
        <w:noProof/>
        <w:sz w:val="16"/>
      </w:rPr>
      <w:t>72</w:t>
    </w:r>
    <w:r>
      <w:rPr>
        <w:sz w:val="16"/>
      </w:rPr>
      <w:fldChar w:fldCharType="end"/>
    </w:r>
    <w:r>
      <w:rPr>
        <w:sz w:val="16"/>
      </w:rPr>
      <w:t xml:space="preserve"> of </w:t>
    </w:r>
    <w:r>
      <w:rPr>
        <w:sz w:val="16"/>
      </w:rPr>
      <w:fldChar w:fldCharType="begin"/>
    </w:r>
    <w:r>
      <w:rPr>
        <w:sz w:val="16"/>
      </w:rPr>
      <w:instrText xml:space="preserve">numpages </w:instrText>
    </w:r>
    <w:r>
      <w:rPr>
        <w:sz w:val="16"/>
      </w:rPr>
      <w:fldChar w:fldCharType="separate"/>
    </w:r>
    <w:r>
      <w:rPr>
        <w:noProof/>
        <w:sz w:val="16"/>
      </w:rPr>
      <w:t>72</w:t>
    </w:r>
    <w:r>
      <w:rPr>
        <w:sz w:val="16"/>
      </w:rPr>
      <w:fldChar w:fldCharType="end"/>
    </w:r>
    <w:r>
      <w:rPr>
        <w:sz w:val="16"/>
      </w:rPr>
      <w:tab/>
    </w:r>
  </w:p>
  <w:p w14:paraId="135CCEC3" w14:textId="77777777" w:rsidR="00C94678" w:rsidRDefault="00C94678">
    <w:pPr>
      <w:pStyle w:val="Footer"/>
    </w:pPr>
    <w:r>
      <w:rPr>
        <w:i/>
        <w:sz w:val="12"/>
      </w:rPr>
      <w:t>Balakrishna. 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FA2C0" w14:textId="77777777" w:rsidR="003B3DE6" w:rsidRDefault="003B3DE6">
      <w:r>
        <w:separator/>
      </w:r>
    </w:p>
  </w:footnote>
  <w:footnote w:type="continuationSeparator" w:id="0">
    <w:p w14:paraId="6E93C1C3" w14:textId="77777777" w:rsidR="003B3DE6" w:rsidRDefault="003B3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D2A4" w14:textId="59F8F24B" w:rsidR="00C94678" w:rsidRDefault="001F0BE3" w:rsidP="00F26B24">
    <w:pPr>
      <w:pBdr>
        <w:bottom w:val="single" w:sz="12" w:space="1" w:color="FF0000"/>
      </w:pBdr>
      <w:tabs>
        <w:tab w:val="right" w:pos="10080"/>
      </w:tabs>
    </w:pPr>
    <w:r>
      <w:rPr>
        <w:noProof/>
      </w:rPr>
      <mc:AlternateContent>
        <mc:Choice Requires="wps">
          <w:drawing>
            <wp:anchor distT="0" distB="0" distL="114300" distR="114300" simplePos="0" relativeHeight="251658240" behindDoc="0" locked="0" layoutInCell="1" allowOverlap="1" wp14:anchorId="1E54FF37" wp14:editId="135FB6EA">
              <wp:simplePos x="0" y="0"/>
              <wp:positionH relativeFrom="column">
                <wp:posOffset>662940</wp:posOffset>
              </wp:positionH>
              <wp:positionV relativeFrom="paragraph">
                <wp:posOffset>145415</wp:posOffset>
              </wp:positionV>
              <wp:extent cx="2095500" cy="342900"/>
              <wp:effectExtent l="0" t="0" r="0" b="0"/>
              <wp:wrapTight wrapText="bothSides">
                <wp:wrapPolygon edited="0">
                  <wp:start x="0" y="0"/>
                  <wp:lineTo x="0" y="20400"/>
                  <wp:lineTo x="21404" y="20400"/>
                  <wp:lineTo x="21404" y="0"/>
                  <wp:lineTo x="0" y="0"/>
                </wp:wrapPolygon>
              </wp:wrapTight>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29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BA2BF3" w14:textId="77777777" w:rsidR="00C94678" w:rsidRDefault="00C94678" w:rsidP="00F26B24">
                          <w:pPr>
                            <w:rPr>
                              <w:b/>
                              <w:bCs/>
                              <w:color w:val="0066CC"/>
                              <w:sz w:val="24"/>
                            </w:rPr>
                          </w:pPr>
                          <w:r>
                            <w:rPr>
                              <w:b/>
                              <w:bCs/>
                              <w:color w:val="0066CC"/>
                              <w:sz w:val="24"/>
                            </w:rPr>
                            <w:t>Energy Connections Multilin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4FF37" id="_x0000_t202" coordsize="21600,21600" o:spt="202" path="m,l,21600r21600,l21600,xe">
              <v:stroke joinstyle="miter"/>
              <v:path gradientshapeok="t" o:connecttype="rect"/>
            </v:shapetype>
            <v:shape id="Text Box 1" o:spid="_x0000_s1026" type="#_x0000_t202" style="position:absolute;margin-left:52.2pt;margin-top:11.45pt;width:1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" stroked="f">
              <v:textbox>
                <w:txbxContent>
                  <w:p w14:paraId="39BA2BF3" w14:textId="77777777" w:rsidR="00C94678" w:rsidRDefault="00C94678" w:rsidP="00F26B24">
                    <w:pPr>
                      <w:rPr>
                        <w:b/>
                        <w:bCs/>
                        <w:color w:val="0066CC"/>
                        <w:sz w:val="24"/>
                      </w:rPr>
                    </w:pPr>
                    <w:r>
                      <w:rPr>
                        <w:b/>
                        <w:bCs/>
                        <w:color w:val="0066CC"/>
                        <w:sz w:val="24"/>
                      </w:rPr>
                      <w:t>Energy Connections Multilin</w:t>
                    </w:r>
                  </w:p>
                </w:txbxContent>
              </v:textbox>
              <w10:wrap type="tight"/>
            </v:shape>
          </w:pict>
        </mc:Fallback>
      </mc:AlternateContent>
    </w:r>
    <w:r>
      <w:rPr>
        <w:noProof/>
      </w:rPr>
      <mc:AlternateContent>
        <mc:Choice Requires="wps">
          <w:drawing>
            <wp:anchor distT="0" distB="0" distL="114300" distR="114300" simplePos="0" relativeHeight="251659264" behindDoc="0" locked="0" layoutInCell="1" allowOverlap="1" wp14:anchorId="3DCFA10B" wp14:editId="0A89E13D">
              <wp:simplePos x="0" y="0"/>
              <wp:positionH relativeFrom="column">
                <wp:posOffset>3265170</wp:posOffset>
              </wp:positionH>
              <wp:positionV relativeFrom="paragraph">
                <wp:posOffset>26035</wp:posOffset>
              </wp:positionV>
              <wp:extent cx="3131820" cy="539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0399B" w14:textId="77777777" w:rsidR="00C94678" w:rsidRPr="003A7E4F" w:rsidRDefault="00C94678" w:rsidP="00F26B24">
                          <w:pPr>
                            <w:rPr>
                              <w:sz w:val="24"/>
                            </w:rPr>
                          </w:pPr>
                          <w:r w:rsidRPr="003A7E4F">
                            <w:rPr>
                              <w:b/>
                              <w:color w:val="0070C0"/>
                              <w:sz w:val="24"/>
                            </w:rPr>
                            <w:t>GE Proprietary Information - Class III (Confidential)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CFA10B" id="Text Box 2" o:spid="_x0000_s1027" type="#_x0000_t202" style="position:absolute;margin-left:257.1pt;margin-top:2.05pt;width:246.6pt;height:42.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" filled="f" stroked="f">
              <v:textbox style="mso-fit-shape-to-text:t">
                <w:txbxContent>
                  <w:p w14:paraId="2730399B" w14:textId="77777777" w:rsidR="00C94678" w:rsidRPr="003A7E4F" w:rsidRDefault="00C94678" w:rsidP="00F26B24">
                    <w:pPr>
                      <w:rPr>
                        <w:sz w:val="24"/>
                      </w:rPr>
                    </w:pPr>
                    <w:r w:rsidRPr="003A7E4F">
                      <w:rPr>
                        <w:b/>
                        <w:color w:val="0070C0"/>
                        <w:sz w:val="24"/>
                      </w:rPr>
                      <w:t>GE Proprietary Information - Class III (Confidential)</w:t>
                    </w:r>
                  </w:p>
                </w:txbxContent>
              </v:textbox>
            </v:shape>
          </w:pict>
        </mc:Fallback>
      </mc:AlternateContent>
    </w:r>
    <w:r w:rsidRPr="00CE647B">
      <w:rPr>
        <w:noProof/>
        <w:lang w:val="en-US"/>
      </w:rPr>
      <w:drawing>
        <wp:inline distT="0" distB="0" distL="0" distR="0" wp14:anchorId="6E15A6FD" wp14:editId="502C4E7D">
          <wp:extent cx="617220" cy="617220"/>
          <wp:effectExtent l="0" t="0" r="0" b="0"/>
          <wp:docPr id="1" name="Picture 3" descr="Monogram_PMS7455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m_PMS7455_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r w:rsidR="00C94678">
      <w:tab/>
    </w:r>
  </w:p>
  <w:p w14:paraId="41A0C9ED" w14:textId="77777777" w:rsidR="00C94678" w:rsidRDefault="00C94678" w:rsidP="00F26B24">
    <w:pPr>
      <w:pStyle w:val="Header"/>
      <w:jc w:val="both"/>
    </w:pPr>
    <w:r>
      <w:rPr>
        <w:b/>
        <w:i/>
        <w:sz w:val="24"/>
      </w:rPr>
      <w:t>8Series Project, Detailed Design Specification</w:t>
    </w:r>
  </w:p>
  <w:p w14:paraId="506F5599" w14:textId="77777777" w:rsidR="00C94678" w:rsidRDefault="00C94678">
    <w:pPr>
      <w:pStyle w:val="Header"/>
      <w:jc w:val="both"/>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47EB" w14:textId="46D1EE1C" w:rsidR="00C94678" w:rsidRDefault="001F0BE3">
    <w:pPr>
      <w:pBdr>
        <w:bottom w:val="single" w:sz="12" w:space="1" w:color="FF0000"/>
      </w:pBdr>
      <w:tabs>
        <w:tab w:val="right" w:pos="10080"/>
      </w:tabs>
    </w:pPr>
    <w:r>
      <w:rPr>
        <w:noProof/>
      </w:rPr>
      <mc:AlternateContent>
        <mc:Choice Requires="wps">
          <w:drawing>
            <wp:anchor distT="0" distB="0" distL="114300" distR="114300" simplePos="0" relativeHeight="251656192" behindDoc="0" locked="0" layoutInCell="1" allowOverlap="1" wp14:anchorId="61620873" wp14:editId="35638AD5">
              <wp:simplePos x="0" y="0"/>
              <wp:positionH relativeFrom="column">
                <wp:posOffset>662940</wp:posOffset>
              </wp:positionH>
              <wp:positionV relativeFrom="paragraph">
                <wp:posOffset>145415</wp:posOffset>
              </wp:positionV>
              <wp:extent cx="2095500" cy="342900"/>
              <wp:effectExtent l="0" t="0" r="0" b="0"/>
              <wp:wrapTight wrapText="bothSides">
                <wp:wrapPolygon edited="0">
                  <wp:start x="0" y="0"/>
                  <wp:lineTo x="0" y="20400"/>
                  <wp:lineTo x="21404" y="20400"/>
                  <wp:lineTo x="21404" y="0"/>
                  <wp:lineTo x="0"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3429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90F116" w14:textId="77777777" w:rsidR="00C94678" w:rsidRDefault="00C94678" w:rsidP="00CE647B">
                          <w:pPr>
                            <w:rPr>
                              <w:b/>
                              <w:bCs/>
                              <w:color w:val="0066CC"/>
                              <w:sz w:val="24"/>
                            </w:rPr>
                          </w:pPr>
                          <w:r>
                            <w:rPr>
                              <w:b/>
                              <w:bCs/>
                              <w:color w:val="0066CC"/>
                              <w:sz w:val="24"/>
                            </w:rPr>
                            <w:t>Energy Connections Multilin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20873" id="_x0000_t202" coordsize="21600,21600" o:spt="202" path="m,l,21600r21600,l21600,xe">
              <v:stroke joinstyle="miter"/>
              <v:path gradientshapeok="t" o:connecttype="rect"/>
            </v:shapetype>
            <v:shape id="_x0000_s1028" type="#_x0000_t202" style="position:absolute;margin-left:52.2pt;margin-top:11.45pt;width:16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" stroked="f">
              <v:textbox>
                <w:txbxContent>
                  <w:p w14:paraId="3490F116" w14:textId="77777777" w:rsidR="00C94678" w:rsidRDefault="00C94678" w:rsidP="00CE647B">
                    <w:pPr>
                      <w:rPr>
                        <w:b/>
                        <w:bCs/>
                        <w:color w:val="0066CC"/>
                        <w:sz w:val="24"/>
                      </w:rPr>
                    </w:pPr>
                    <w:r>
                      <w:rPr>
                        <w:b/>
                        <w:bCs/>
                        <w:color w:val="0066CC"/>
                        <w:sz w:val="24"/>
                      </w:rPr>
                      <w:t>Energy Connections Multilin</w:t>
                    </w:r>
                  </w:p>
                </w:txbxContent>
              </v:textbox>
              <w10:wrap type="tight"/>
            </v:shape>
          </w:pict>
        </mc:Fallback>
      </mc:AlternateContent>
    </w:r>
    <w:r>
      <w:rPr>
        <w:noProof/>
      </w:rPr>
      <mc:AlternateContent>
        <mc:Choice Requires="wps">
          <w:drawing>
            <wp:anchor distT="0" distB="0" distL="114300" distR="114300" simplePos="0" relativeHeight="251657216" behindDoc="0" locked="0" layoutInCell="1" allowOverlap="1" wp14:anchorId="08EAFB5F" wp14:editId="448E8722">
              <wp:simplePos x="0" y="0"/>
              <wp:positionH relativeFrom="column">
                <wp:posOffset>3265170</wp:posOffset>
              </wp:positionH>
              <wp:positionV relativeFrom="paragraph">
                <wp:posOffset>26035</wp:posOffset>
              </wp:positionV>
              <wp:extent cx="3131820" cy="5238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4880F" w14:textId="77777777" w:rsidR="00C94678" w:rsidRPr="003A7E4F" w:rsidRDefault="00C94678" w:rsidP="00CE647B">
                          <w:pPr>
                            <w:rPr>
                              <w:sz w:val="24"/>
                            </w:rPr>
                          </w:pPr>
                          <w:r w:rsidRPr="003A7E4F">
                            <w:rPr>
                              <w:b/>
                              <w:color w:val="0070C0"/>
                              <w:sz w:val="24"/>
                            </w:rPr>
                            <w:t>GE Proprietary Information - Class III (Confidential)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EAFB5F" id="_x0000_s1029" type="#_x0000_t202" style="position:absolute;margin-left:257.1pt;margin-top:2.05pt;width:246.6pt;height:41.2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" filled="f" stroked="f">
              <v:textbox style="mso-fit-shape-to-text:t">
                <w:txbxContent>
                  <w:p w14:paraId="6AA4880F" w14:textId="77777777" w:rsidR="00C94678" w:rsidRPr="003A7E4F" w:rsidRDefault="00C94678" w:rsidP="00CE647B">
                    <w:pPr>
                      <w:rPr>
                        <w:sz w:val="24"/>
                      </w:rPr>
                    </w:pPr>
                    <w:r w:rsidRPr="003A7E4F">
                      <w:rPr>
                        <w:b/>
                        <w:color w:val="0070C0"/>
                        <w:sz w:val="24"/>
                      </w:rPr>
                      <w:t>GE Proprietary Information - Class III (Confidential)</w:t>
                    </w:r>
                  </w:p>
                </w:txbxContent>
              </v:textbox>
            </v:shape>
          </w:pict>
        </mc:Fallback>
      </mc:AlternateContent>
    </w:r>
    <w:r w:rsidRPr="00CE647B">
      <w:rPr>
        <w:noProof/>
        <w:lang w:val="en-US"/>
      </w:rPr>
      <w:drawing>
        <wp:inline distT="0" distB="0" distL="0" distR="0" wp14:anchorId="4FB42C6C" wp14:editId="7872DC03">
          <wp:extent cx="617220" cy="617220"/>
          <wp:effectExtent l="0" t="0" r="0" b="0"/>
          <wp:docPr id="2" name="Picture 3" descr="Monogram_PMS7455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m_PMS7455_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r w:rsidR="00C94678">
      <w:tab/>
    </w:r>
  </w:p>
  <w:p w14:paraId="195BF610" w14:textId="77777777" w:rsidR="00C94678" w:rsidRDefault="00C94678">
    <w:pPr>
      <w:pStyle w:val="Header"/>
      <w:jc w:val="both"/>
    </w:pPr>
    <w:r>
      <w:rPr>
        <w:b/>
        <w:i/>
        <w:sz w:val="24"/>
      </w:rPr>
      <w:t>8Series Project, Detailed Design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4E7"/>
    <w:multiLevelType w:val="hybridMultilevel"/>
    <w:tmpl w:val="F5905202"/>
    <w:lvl w:ilvl="0" w:tplc="A906E836">
      <w:start w:val="1"/>
      <w:numFmt w:val="bullet"/>
      <w:lvlText w:val="•"/>
      <w:lvlJc w:val="left"/>
      <w:pPr>
        <w:tabs>
          <w:tab w:val="num" w:pos="720"/>
        </w:tabs>
        <w:ind w:left="720" w:hanging="360"/>
      </w:pPr>
      <w:rPr>
        <w:rFonts w:ascii="Arial" w:hAnsi="Arial" w:hint="default"/>
      </w:rPr>
    </w:lvl>
    <w:lvl w:ilvl="1" w:tplc="0EAC27F6" w:tentative="1">
      <w:start w:val="1"/>
      <w:numFmt w:val="bullet"/>
      <w:lvlText w:val="•"/>
      <w:lvlJc w:val="left"/>
      <w:pPr>
        <w:tabs>
          <w:tab w:val="num" w:pos="1440"/>
        </w:tabs>
        <w:ind w:left="1440" w:hanging="360"/>
      </w:pPr>
      <w:rPr>
        <w:rFonts w:ascii="Arial" w:hAnsi="Arial" w:hint="default"/>
      </w:rPr>
    </w:lvl>
    <w:lvl w:ilvl="2" w:tplc="79C03A32" w:tentative="1">
      <w:start w:val="1"/>
      <w:numFmt w:val="bullet"/>
      <w:lvlText w:val="•"/>
      <w:lvlJc w:val="left"/>
      <w:pPr>
        <w:tabs>
          <w:tab w:val="num" w:pos="2160"/>
        </w:tabs>
        <w:ind w:left="2160" w:hanging="360"/>
      </w:pPr>
      <w:rPr>
        <w:rFonts w:ascii="Arial" w:hAnsi="Arial" w:hint="default"/>
      </w:rPr>
    </w:lvl>
    <w:lvl w:ilvl="3" w:tplc="FEAEFE86" w:tentative="1">
      <w:start w:val="1"/>
      <w:numFmt w:val="bullet"/>
      <w:lvlText w:val="•"/>
      <w:lvlJc w:val="left"/>
      <w:pPr>
        <w:tabs>
          <w:tab w:val="num" w:pos="2880"/>
        </w:tabs>
        <w:ind w:left="2880" w:hanging="360"/>
      </w:pPr>
      <w:rPr>
        <w:rFonts w:ascii="Arial" w:hAnsi="Arial" w:hint="default"/>
      </w:rPr>
    </w:lvl>
    <w:lvl w:ilvl="4" w:tplc="E3282F54" w:tentative="1">
      <w:start w:val="1"/>
      <w:numFmt w:val="bullet"/>
      <w:lvlText w:val="•"/>
      <w:lvlJc w:val="left"/>
      <w:pPr>
        <w:tabs>
          <w:tab w:val="num" w:pos="3600"/>
        </w:tabs>
        <w:ind w:left="3600" w:hanging="360"/>
      </w:pPr>
      <w:rPr>
        <w:rFonts w:ascii="Arial" w:hAnsi="Arial" w:hint="default"/>
      </w:rPr>
    </w:lvl>
    <w:lvl w:ilvl="5" w:tplc="199CE1E4" w:tentative="1">
      <w:start w:val="1"/>
      <w:numFmt w:val="bullet"/>
      <w:lvlText w:val="•"/>
      <w:lvlJc w:val="left"/>
      <w:pPr>
        <w:tabs>
          <w:tab w:val="num" w:pos="4320"/>
        </w:tabs>
        <w:ind w:left="4320" w:hanging="360"/>
      </w:pPr>
      <w:rPr>
        <w:rFonts w:ascii="Arial" w:hAnsi="Arial" w:hint="default"/>
      </w:rPr>
    </w:lvl>
    <w:lvl w:ilvl="6" w:tplc="84204016" w:tentative="1">
      <w:start w:val="1"/>
      <w:numFmt w:val="bullet"/>
      <w:lvlText w:val="•"/>
      <w:lvlJc w:val="left"/>
      <w:pPr>
        <w:tabs>
          <w:tab w:val="num" w:pos="5040"/>
        </w:tabs>
        <w:ind w:left="5040" w:hanging="360"/>
      </w:pPr>
      <w:rPr>
        <w:rFonts w:ascii="Arial" w:hAnsi="Arial" w:hint="default"/>
      </w:rPr>
    </w:lvl>
    <w:lvl w:ilvl="7" w:tplc="0AA47B98" w:tentative="1">
      <w:start w:val="1"/>
      <w:numFmt w:val="bullet"/>
      <w:lvlText w:val="•"/>
      <w:lvlJc w:val="left"/>
      <w:pPr>
        <w:tabs>
          <w:tab w:val="num" w:pos="5760"/>
        </w:tabs>
        <w:ind w:left="5760" w:hanging="360"/>
      </w:pPr>
      <w:rPr>
        <w:rFonts w:ascii="Arial" w:hAnsi="Arial" w:hint="default"/>
      </w:rPr>
    </w:lvl>
    <w:lvl w:ilvl="8" w:tplc="D58885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74181"/>
    <w:multiLevelType w:val="multilevel"/>
    <w:tmpl w:val="64A0AC3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92"/>
        </w:tabs>
        <w:ind w:left="792" w:hanging="432"/>
      </w:pPr>
      <w:rPr>
        <w:rFonts w:hint="default"/>
        <w:sz w:val="24"/>
        <w:szCs w:val="24"/>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85F4988"/>
    <w:multiLevelType w:val="hybridMultilevel"/>
    <w:tmpl w:val="77347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C0FC5"/>
    <w:multiLevelType w:val="hybridMultilevel"/>
    <w:tmpl w:val="4B5A3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33251"/>
    <w:multiLevelType w:val="hybridMultilevel"/>
    <w:tmpl w:val="ED4ACCC0"/>
    <w:lvl w:ilvl="0" w:tplc="4066D3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880440"/>
    <w:multiLevelType w:val="hybridMultilevel"/>
    <w:tmpl w:val="20A2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F7462"/>
    <w:multiLevelType w:val="hybridMultilevel"/>
    <w:tmpl w:val="52AE7652"/>
    <w:lvl w:ilvl="0" w:tplc="5B94B3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70580E"/>
    <w:multiLevelType w:val="hybridMultilevel"/>
    <w:tmpl w:val="65C6DFCA"/>
    <w:lvl w:ilvl="0" w:tplc="2B024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B56772"/>
    <w:multiLevelType w:val="hybridMultilevel"/>
    <w:tmpl w:val="D332D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8F123F"/>
    <w:multiLevelType w:val="hybridMultilevel"/>
    <w:tmpl w:val="57B67D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A9555B"/>
    <w:multiLevelType w:val="hybridMultilevel"/>
    <w:tmpl w:val="091CB39C"/>
    <w:lvl w:ilvl="0" w:tplc="B06E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445D30"/>
    <w:multiLevelType w:val="hybridMultilevel"/>
    <w:tmpl w:val="674AF6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F8457C"/>
    <w:multiLevelType w:val="hybridMultilevel"/>
    <w:tmpl w:val="8B222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3504E"/>
    <w:multiLevelType w:val="hybridMultilevel"/>
    <w:tmpl w:val="0A54B5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7093E74"/>
    <w:multiLevelType w:val="hybridMultilevel"/>
    <w:tmpl w:val="2DDA8A40"/>
    <w:lvl w:ilvl="0" w:tplc="4C3E6484">
      <w:start w:val="1"/>
      <w:numFmt w:val="bullet"/>
      <w:lvlText w:val=""/>
      <w:lvlJc w:val="left"/>
      <w:pPr>
        <w:tabs>
          <w:tab w:val="num" w:pos="720"/>
        </w:tabs>
        <w:ind w:left="720" w:hanging="360"/>
      </w:pPr>
      <w:rPr>
        <w:rFonts w:ascii="Wingdings" w:hAnsi="Wingdings" w:hint="default"/>
      </w:rPr>
    </w:lvl>
    <w:lvl w:ilvl="1" w:tplc="8E60609C" w:tentative="1">
      <w:start w:val="1"/>
      <w:numFmt w:val="bullet"/>
      <w:lvlText w:val=""/>
      <w:lvlJc w:val="left"/>
      <w:pPr>
        <w:tabs>
          <w:tab w:val="num" w:pos="1440"/>
        </w:tabs>
        <w:ind w:left="1440" w:hanging="360"/>
      </w:pPr>
      <w:rPr>
        <w:rFonts w:ascii="Wingdings" w:hAnsi="Wingdings" w:hint="default"/>
      </w:rPr>
    </w:lvl>
    <w:lvl w:ilvl="2" w:tplc="AD5ACFD2" w:tentative="1">
      <w:start w:val="1"/>
      <w:numFmt w:val="bullet"/>
      <w:lvlText w:val=""/>
      <w:lvlJc w:val="left"/>
      <w:pPr>
        <w:tabs>
          <w:tab w:val="num" w:pos="2160"/>
        </w:tabs>
        <w:ind w:left="2160" w:hanging="360"/>
      </w:pPr>
      <w:rPr>
        <w:rFonts w:ascii="Wingdings" w:hAnsi="Wingdings" w:hint="default"/>
      </w:rPr>
    </w:lvl>
    <w:lvl w:ilvl="3" w:tplc="604CC7B6" w:tentative="1">
      <w:start w:val="1"/>
      <w:numFmt w:val="bullet"/>
      <w:lvlText w:val=""/>
      <w:lvlJc w:val="left"/>
      <w:pPr>
        <w:tabs>
          <w:tab w:val="num" w:pos="2880"/>
        </w:tabs>
        <w:ind w:left="2880" w:hanging="360"/>
      </w:pPr>
      <w:rPr>
        <w:rFonts w:ascii="Wingdings" w:hAnsi="Wingdings" w:hint="default"/>
      </w:rPr>
    </w:lvl>
    <w:lvl w:ilvl="4" w:tplc="0D6EB3A4" w:tentative="1">
      <w:start w:val="1"/>
      <w:numFmt w:val="bullet"/>
      <w:lvlText w:val=""/>
      <w:lvlJc w:val="left"/>
      <w:pPr>
        <w:tabs>
          <w:tab w:val="num" w:pos="3600"/>
        </w:tabs>
        <w:ind w:left="3600" w:hanging="360"/>
      </w:pPr>
      <w:rPr>
        <w:rFonts w:ascii="Wingdings" w:hAnsi="Wingdings" w:hint="default"/>
      </w:rPr>
    </w:lvl>
    <w:lvl w:ilvl="5" w:tplc="371CA192" w:tentative="1">
      <w:start w:val="1"/>
      <w:numFmt w:val="bullet"/>
      <w:lvlText w:val=""/>
      <w:lvlJc w:val="left"/>
      <w:pPr>
        <w:tabs>
          <w:tab w:val="num" w:pos="4320"/>
        </w:tabs>
        <w:ind w:left="4320" w:hanging="360"/>
      </w:pPr>
      <w:rPr>
        <w:rFonts w:ascii="Wingdings" w:hAnsi="Wingdings" w:hint="default"/>
      </w:rPr>
    </w:lvl>
    <w:lvl w:ilvl="6" w:tplc="F8C647B2" w:tentative="1">
      <w:start w:val="1"/>
      <w:numFmt w:val="bullet"/>
      <w:lvlText w:val=""/>
      <w:lvlJc w:val="left"/>
      <w:pPr>
        <w:tabs>
          <w:tab w:val="num" w:pos="5040"/>
        </w:tabs>
        <w:ind w:left="5040" w:hanging="360"/>
      </w:pPr>
      <w:rPr>
        <w:rFonts w:ascii="Wingdings" w:hAnsi="Wingdings" w:hint="default"/>
      </w:rPr>
    </w:lvl>
    <w:lvl w:ilvl="7" w:tplc="E3143606" w:tentative="1">
      <w:start w:val="1"/>
      <w:numFmt w:val="bullet"/>
      <w:lvlText w:val=""/>
      <w:lvlJc w:val="left"/>
      <w:pPr>
        <w:tabs>
          <w:tab w:val="num" w:pos="5760"/>
        </w:tabs>
        <w:ind w:left="5760" w:hanging="360"/>
      </w:pPr>
      <w:rPr>
        <w:rFonts w:ascii="Wingdings" w:hAnsi="Wingdings" w:hint="default"/>
      </w:rPr>
    </w:lvl>
    <w:lvl w:ilvl="8" w:tplc="D324C01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EE781B"/>
    <w:multiLevelType w:val="hybridMultilevel"/>
    <w:tmpl w:val="E7D801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3857A2"/>
    <w:multiLevelType w:val="hybridMultilevel"/>
    <w:tmpl w:val="BB64840E"/>
    <w:lvl w:ilvl="0" w:tplc="9CF4E884">
      <w:start w:val="869"/>
      <w:numFmt w:val="bullet"/>
      <w:lvlText w:val="-"/>
      <w:lvlJc w:val="left"/>
      <w:pPr>
        <w:ind w:left="465" w:hanging="360"/>
      </w:pPr>
      <w:rPr>
        <w:rFonts w:ascii="GE Inspira" w:eastAsia="Times New Roman" w:hAnsi="GE Inspira"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7" w15:restartNumberingAfterBreak="0">
    <w:nsid w:val="39302401"/>
    <w:multiLevelType w:val="hybridMultilevel"/>
    <w:tmpl w:val="A260B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A76481"/>
    <w:multiLevelType w:val="hybridMultilevel"/>
    <w:tmpl w:val="0220D8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B0D19"/>
    <w:multiLevelType w:val="hybridMultilevel"/>
    <w:tmpl w:val="5554E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B2723"/>
    <w:multiLevelType w:val="hybridMultilevel"/>
    <w:tmpl w:val="1B003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6C1633"/>
    <w:multiLevelType w:val="hybridMultilevel"/>
    <w:tmpl w:val="770EE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16340"/>
    <w:multiLevelType w:val="hybridMultilevel"/>
    <w:tmpl w:val="9FA88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92191E"/>
    <w:multiLevelType w:val="hybridMultilevel"/>
    <w:tmpl w:val="11FAF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3A0502"/>
    <w:multiLevelType w:val="hybridMultilevel"/>
    <w:tmpl w:val="BC5CC2C4"/>
    <w:lvl w:ilvl="0" w:tplc="84505FDE">
      <w:start w:val="1"/>
      <w:numFmt w:val="bullet"/>
      <w:lvlText w:val=""/>
      <w:lvlJc w:val="left"/>
      <w:pPr>
        <w:tabs>
          <w:tab w:val="num" w:pos="720"/>
        </w:tabs>
        <w:ind w:left="720" w:hanging="360"/>
      </w:pPr>
      <w:rPr>
        <w:rFonts w:ascii="Wingdings" w:hAnsi="Wingdings" w:hint="default"/>
      </w:rPr>
    </w:lvl>
    <w:lvl w:ilvl="1" w:tplc="3F5E8E32" w:tentative="1">
      <w:start w:val="1"/>
      <w:numFmt w:val="bullet"/>
      <w:lvlText w:val=""/>
      <w:lvlJc w:val="left"/>
      <w:pPr>
        <w:tabs>
          <w:tab w:val="num" w:pos="1440"/>
        </w:tabs>
        <w:ind w:left="1440" w:hanging="360"/>
      </w:pPr>
      <w:rPr>
        <w:rFonts w:ascii="Wingdings" w:hAnsi="Wingdings" w:hint="default"/>
      </w:rPr>
    </w:lvl>
    <w:lvl w:ilvl="2" w:tplc="B13CEC52" w:tentative="1">
      <w:start w:val="1"/>
      <w:numFmt w:val="bullet"/>
      <w:lvlText w:val=""/>
      <w:lvlJc w:val="left"/>
      <w:pPr>
        <w:tabs>
          <w:tab w:val="num" w:pos="2160"/>
        </w:tabs>
        <w:ind w:left="2160" w:hanging="360"/>
      </w:pPr>
      <w:rPr>
        <w:rFonts w:ascii="Wingdings" w:hAnsi="Wingdings" w:hint="default"/>
      </w:rPr>
    </w:lvl>
    <w:lvl w:ilvl="3" w:tplc="C820EE94" w:tentative="1">
      <w:start w:val="1"/>
      <w:numFmt w:val="bullet"/>
      <w:lvlText w:val=""/>
      <w:lvlJc w:val="left"/>
      <w:pPr>
        <w:tabs>
          <w:tab w:val="num" w:pos="2880"/>
        </w:tabs>
        <w:ind w:left="2880" w:hanging="360"/>
      </w:pPr>
      <w:rPr>
        <w:rFonts w:ascii="Wingdings" w:hAnsi="Wingdings" w:hint="default"/>
      </w:rPr>
    </w:lvl>
    <w:lvl w:ilvl="4" w:tplc="48FAF4E0" w:tentative="1">
      <w:start w:val="1"/>
      <w:numFmt w:val="bullet"/>
      <w:lvlText w:val=""/>
      <w:lvlJc w:val="left"/>
      <w:pPr>
        <w:tabs>
          <w:tab w:val="num" w:pos="3600"/>
        </w:tabs>
        <w:ind w:left="3600" w:hanging="360"/>
      </w:pPr>
      <w:rPr>
        <w:rFonts w:ascii="Wingdings" w:hAnsi="Wingdings" w:hint="default"/>
      </w:rPr>
    </w:lvl>
    <w:lvl w:ilvl="5" w:tplc="FE5011BC" w:tentative="1">
      <w:start w:val="1"/>
      <w:numFmt w:val="bullet"/>
      <w:lvlText w:val=""/>
      <w:lvlJc w:val="left"/>
      <w:pPr>
        <w:tabs>
          <w:tab w:val="num" w:pos="4320"/>
        </w:tabs>
        <w:ind w:left="4320" w:hanging="360"/>
      </w:pPr>
      <w:rPr>
        <w:rFonts w:ascii="Wingdings" w:hAnsi="Wingdings" w:hint="default"/>
      </w:rPr>
    </w:lvl>
    <w:lvl w:ilvl="6" w:tplc="C6F64690" w:tentative="1">
      <w:start w:val="1"/>
      <w:numFmt w:val="bullet"/>
      <w:lvlText w:val=""/>
      <w:lvlJc w:val="left"/>
      <w:pPr>
        <w:tabs>
          <w:tab w:val="num" w:pos="5040"/>
        </w:tabs>
        <w:ind w:left="5040" w:hanging="360"/>
      </w:pPr>
      <w:rPr>
        <w:rFonts w:ascii="Wingdings" w:hAnsi="Wingdings" w:hint="default"/>
      </w:rPr>
    </w:lvl>
    <w:lvl w:ilvl="7" w:tplc="743CB326" w:tentative="1">
      <w:start w:val="1"/>
      <w:numFmt w:val="bullet"/>
      <w:lvlText w:val=""/>
      <w:lvlJc w:val="left"/>
      <w:pPr>
        <w:tabs>
          <w:tab w:val="num" w:pos="5760"/>
        </w:tabs>
        <w:ind w:left="5760" w:hanging="360"/>
      </w:pPr>
      <w:rPr>
        <w:rFonts w:ascii="Wingdings" w:hAnsi="Wingdings" w:hint="default"/>
      </w:rPr>
    </w:lvl>
    <w:lvl w:ilvl="8" w:tplc="578ACC9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1468B4"/>
    <w:multiLevelType w:val="hybridMultilevel"/>
    <w:tmpl w:val="7B063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44FD2"/>
    <w:multiLevelType w:val="hybridMultilevel"/>
    <w:tmpl w:val="52BA0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D0428"/>
    <w:multiLevelType w:val="hybridMultilevel"/>
    <w:tmpl w:val="27C2BF3A"/>
    <w:lvl w:ilvl="0" w:tplc="8BE2EF06">
      <w:start w:val="1"/>
      <w:numFmt w:val="bullet"/>
      <w:lvlText w:val=""/>
      <w:lvlJc w:val="left"/>
      <w:pPr>
        <w:tabs>
          <w:tab w:val="num" w:pos="720"/>
        </w:tabs>
        <w:ind w:left="720" w:hanging="360"/>
      </w:pPr>
      <w:rPr>
        <w:rFonts w:ascii="Wingdings" w:hAnsi="Wingdings" w:hint="default"/>
      </w:rPr>
    </w:lvl>
    <w:lvl w:ilvl="1" w:tplc="4B649B12" w:tentative="1">
      <w:start w:val="1"/>
      <w:numFmt w:val="bullet"/>
      <w:lvlText w:val=""/>
      <w:lvlJc w:val="left"/>
      <w:pPr>
        <w:tabs>
          <w:tab w:val="num" w:pos="1440"/>
        </w:tabs>
        <w:ind w:left="1440" w:hanging="360"/>
      </w:pPr>
      <w:rPr>
        <w:rFonts w:ascii="Wingdings" w:hAnsi="Wingdings" w:hint="default"/>
      </w:rPr>
    </w:lvl>
    <w:lvl w:ilvl="2" w:tplc="7FE01EDC" w:tentative="1">
      <w:start w:val="1"/>
      <w:numFmt w:val="bullet"/>
      <w:lvlText w:val=""/>
      <w:lvlJc w:val="left"/>
      <w:pPr>
        <w:tabs>
          <w:tab w:val="num" w:pos="2160"/>
        </w:tabs>
        <w:ind w:left="2160" w:hanging="360"/>
      </w:pPr>
      <w:rPr>
        <w:rFonts w:ascii="Wingdings" w:hAnsi="Wingdings" w:hint="default"/>
      </w:rPr>
    </w:lvl>
    <w:lvl w:ilvl="3" w:tplc="4E14B25A" w:tentative="1">
      <w:start w:val="1"/>
      <w:numFmt w:val="bullet"/>
      <w:lvlText w:val=""/>
      <w:lvlJc w:val="left"/>
      <w:pPr>
        <w:tabs>
          <w:tab w:val="num" w:pos="2880"/>
        </w:tabs>
        <w:ind w:left="2880" w:hanging="360"/>
      </w:pPr>
      <w:rPr>
        <w:rFonts w:ascii="Wingdings" w:hAnsi="Wingdings" w:hint="default"/>
      </w:rPr>
    </w:lvl>
    <w:lvl w:ilvl="4" w:tplc="CF126E26" w:tentative="1">
      <w:start w:val="1"/>
      <w:numFmt w:val="bullet"/>
      <w:lvlText w:val=""/>
      <w:lvlJc w:val="left"/>
      <w:pPr>
        <w:tabs>
          <w:tab w:val="num" w:pos="3600"/>
        </w:tabs>
        <w:ind w:left="3600" w:hanging="360"/>
      </w:pPr>
      <w:rPr>
        <w:rFonts w:ascii="Wingdings" w:hAnsi="Wingdings" w:hint="default"/>
      </w:rPr>
    </w:lvl>
    <w:lvl w:ilvl="5" w:tplc="2A7C65A6" w:tentative="1">
      <w:start w:val="1"/>
      <w:numFmt w:val="bullet"/>
      <w:lvlText w:val=""/>
      <w:lvlJc w:val="left"/>
      <w:pPr>
        <w:tabs>
          <w:tab w:val="num" w:pos="4320"/>
        </w:tabs>
        <w:ind w:left="4320" w:hanging="360"/>
      </w:pPr>
      <w:rPr>
        <w:rFonts w:ascii="Wingdings" w:hAnsi="Wingdings" w:hint="default"/>
      </w:rPr>
    </w:lvl>
    <w:lvl w:ilvl="6" w:tplc="F0E41F36" w:tentative="1">
      <w:start w:val="1"/>
      <w:numFmt w:val="bullet"/>
      <w:lvlText w:val=""/>
      <w:lvlJc w:val="left"/>
      <w:pPr>
        <w:tabs>
          <w:tab w:val="num" w:pos="5040"/>
        </w:tabs>
        <w:ind w:left="5040" w:hanging="360"/>
      </w:pPr>
      <w:rPr>
        <w:rFonts w:ascii="Wingdings" w:hAnsi="Wingdings" w:hint="default"/>
      </w:rPr>
    </w:lvl>
    <w:lvl w:ilvl="7" w:tplc="A40CFE24" w:tentative="1">
      <w:start w:val="1"/>
      <w:numFmt w:val="bullet"/>
      <w:lvlText w:val=""/>
      <w:lvlJc w:val="left"/>
      <w:pPr>
        <w:tabs>
          <w:tab w:val="num" w:pos="5760"/>
        </w:tabs>
        <w:ind w:left="5760" w:hanging="360"/>
      </w:pPr>
      <w:rPr>
        <w:rFonts w:ascii="Wingdings" w:hAnsi="Wingdings" w:hint="default"/>
      </w:rPr>
    </w:lvl>
    <w:lvl w:ilvl="8" w:tplc="6124325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11E3D"/>
    <w:multiLevelType w:val="hybridMultilevel"/>
    <w:tmpl w:val="CED0BCF0"/>
    <w:lvl w:ilvl="0" w:tplc="4A227F36">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F47021"/>
    <w:multiLevelType w:val="hybridMultilevel"/>
    <w:tmpl w:val="5D2832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240306"/>
    <w:multiLevelType w:val="hybridMultilevel"/>
    <w:tmpl w:val="05084250"/>
    <w:lvl w:ilvl="0" w:tplc="0409000B">
      <w:start w:val="1"/>
      <w:numFmt w:val="bullet"/>
      <w:lvlText w:val=""/>
      <w:lvlJc w:val="left"/>
      <w:pPr>
        <w:ind w:left="1185" w:hanging="360"/>
      </w:pPr>
      <w:rPr>
        <w:rFonts w:ascii="Wingdings" w:hAnsi="Wingdings"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1" w15:restartNumberingAfterBreak="0">
    <w:nsid w:val="6B415C7B"/>
    <w:multiLevelType w:val="hybridMultilevel"/>
    <w:tmpl w:val="66902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FF6D2E"/>
    <w:multiLevelType w:val="hybridMultilevel"/>
    <w:tmpl w:val="FE9C50CA"/>
    <w:lvl w:ilvl="0" w:tplc="DFDA3D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2F21C3"/>
    <w:multiLevelType w:val="multilevel"/>
    <w:tmpl w:val="023E4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A96FEA"/>
    <w:multiLevelType w:val="hybridMultilevel"/>
    <w:tmpl w:val="58B6C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6A19BE"/>
    <w:multiLevelType w:val="hybridMultilevel"/>
    <w:tmpl w:val="593CCD7A"/>
    <w:lvl w:ilvl="0" w:tplc="49D4C2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A549BD"/>
    <w:multiLevelType w:val="hybridMultilevel"/>
    <w:tmpl w:val="950EB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72560A"/>
    <w:multiLevelType w:val="hybridMultilevel"/>
    <w:tmpl w:val="F6BE8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B07604"/>
    <w:multiLevelType w:val="hybridMultilevel"/>
    <w:tmpl w:val="8A9C0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33498"/>
    <w:multiLevelType w:val="hybridMultilevel"/>
    <w:tmpl w:val="E70EA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3844C4"/>
    <w:multiLevelType w:val="hybridMultilevel"/>
    <w:tmpl w:val="ACC2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934AE"/>
    <w:multiLevelType w:val="hybridMultilevel"/>
    <w:tmpl w:val="4E9E5BE6"/>
    <w:lvl w:ilvl="0" w:tplc="1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94629F"/>
    <w:multiLevelType w:val="hybridMultilevel"/>
    <w:tmpl w:val="5B30A202"/>
    <w:lvl w:ilvl="0" w:tplc="432C7E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C6622F"/>
    <w:multiLevelType w:val="hybridMultilevel"/>
    <w:tmpl w:val="E9F89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1341E"/>
    <w:multiLevelType w:val="hybridMultilevel"/>
    <w:tmpl w:val="A7D068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D310F4"/>
    <w:multiLevelType w:val="hybridMultilevel"/>
    <w:tmpl w:val="52FE4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F91DE4"/>
    <w:multiLevelType w:val="hybridMultilevel"/>
    <w:tmpl w:val="BEC63A4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569E6"/>
    <w:multiLevelType w:val="hybridMultilevel"/>
    <w:tmpl w:val="DDBAAE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1C1739"/>
    <w:multiLevelType w:val="hybridMultilevel"/>
    <w:tmpl w:val="F8821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FD321DE"/>
    <w:multiLevelType w:val="hybridMultilevel"/>
    <w:tmpl w:val="D1880A20"/>
    <w:lvl w:ilvl="0" w:tplc="09D0E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71509527">
    <w:abstractNumId w:val="15"/>
  </w:num>
  <w:num w:numId="2" w16cid:durableId="255093826">
    <w:abstractNumId w:val="1"/>
  </w:num>
  <w:num w:numId="3" w16cid:durableId="272596173">
    <w:abstractNumId w:val="37"/>
  </w:num>
  <w:num w:numId="4" w16cid:durableId="887574417">
    <w:abstractNumId w:val="45"/>
  </w:num>
  <w:num w:numId="5" w16cid:durableId="799807745">
    <w:abstractNumId w:val="38"/>
  </w:num>
  <w:num w:numId="6" w16cid:durableId="1286278636">
    <w:abstractNumId w:val="31"/>
  </w:num>
  <w:num w:numId="7" w16cid:durableId="21177888">
    <w:abstractNumId w:val="19"/>
  </w:num>
  <w:num w:numId="8" w16cid:durableId="1066150042">
    <w:abstractNumId w:val="9"/>
  </w:num>
  <w:num w:numId="9" w16cid:durableId="1365860730">
    <w:abstractNumId w:val="34"/>
  </w:num>
  <w:num w:numId="10" w16cid:durableId="2066683933">
    <w:abstractNumId w:val="26"/>
  </w:num>
  <w:num w:numId="11" w16cid:durableId="428938713">
    <w:abstractNumId w:val="5"/>
  </w:num>
  <w:num w:numId="12" w16cid:durableId="681929166">
    <w:abstractNumId w:val="14"/>
  </w:num>
  <w:num w:numId="13" w16cid:durableId="1017200252">
    <w:abstractNumId w:val="27"/>
  </w:num>
  <w:num w:numId="14" w16cid:durableId="404646058">
    <w:abstractNumId w:val="48"/>
  </w:num>
  <w:num w:numId="15" w16cid:durableId="1532187820">
    <w:abstractNumId w:val="6"/>
  </w:num>
  <w:num w:numId="16" w16cid:durableId="1093667576">
    <w:abstractNumId w:val="28"/>
  </w:num>
  <w:num w:numId="17" w16cid:durableId="527990338">
    <w:abstractNumId w:val="12"/>
  </w:num>
  <w:num w:numId="18" w16cid:durableId="934901986">
    <w:abstractNumId w:val="25"/>
  </w:num>
  <w:num w:numId="19" w16cid:durableId="2082097123">
    <w:abstractNumId w:val="24"/>
  </w:num>
  <w:num w:numId="20" w16cid:durableId="1131249033">
    <w:abstractNumId w:val="42"/>
  </w:num>
  <w:num w:numId="21" w16cid:durableId="1544900812">
    <w:abstractNumId w:val="3"/>
  </w:num>
  <w:num w:numId="22" w16cid:durableId="1816530126">
    <w:abstractNumId w:val="0"/>
  </w:num>
  <w:num w:numId="23" w16cid:durableId="1364281504">
    <w:abstractNumId w:val="16"/>
  </w:num>
  <w:num w:numId="24" w16cid:durableId="1653757007">
    <w:abstractNumId w:val="30"/>
  </w:num>
  <w:num w:numId="25" w16cid:durableId="1484002336">
    <w:abstractNumId w:val="2"/>
  </w:num>
  <w:num w:numId="26" w16cid:durableId="478040589">
    <w:abstractNumId w:val="10"/>
  </w:num>
  <w:num w:numId="27" w16cid:durableId="1164971554">
    <w:abstractNumId w:val="32"/>
  </w:num>
  <w:num w:numId="28" w16cid:durableId="1727561430">
    <w:abstractNumId w:val="35"/>
  </w:num>
  <w:num w:numId="29" w16cid:durableId="1014645283">
    <w:abstractNumId w:val="7"/>
  </w:num>
  <w:num w:numId="30" w16cid:durableId="914171516">
    <w:abstractNumId w:val="49"/>
  </w:num>
  <w:num w:numId="31" w16cid:durableId="1392844780">
    <w:abstractNumId w:val="22"/>
  </w:num>
  <w:num w:numId="32" w16cid:durableId="363138811">
    <w:abstractNumId w:val="21"/>
  </w:num>
  <w:num w:numId="33" w16cid:durableId="499540149">
    <w:abstractNumId w:val="20"/>
  </w:num>
  <w:num w:numId="34" w16cid:durableId="364058171">
    <w:abstractNumId w:val="39"/>
  </w:num>
  <w:num w:numId="35" w16cid:durableId="1093553307">
    <w:abstractNumId w:val="40"/>
  </w:num>
  <w:num w:numId="36" w16cid:durableId="2123114300">
    <w:abstractNumId w:val="18"/>
  </w:num>
  <w:num w:numId="37" w16cid:durableId="264728918">
    <w:abstractNumId w:val="46"/>
  </w:num>
  <w:num w:numId="38" w16cid:durableId="976840115">
    <w:abstractNumId w:val="44"/>
  </w:num>
  <w:num w:numId="39" w16cid:durableId="627668939">
    <w:abstractNumId w:val="43"/>
  </w:num>
  <w:num w:numId="40" w16cid:durableId="276913679">
    <w:abstractNumId w:val="11"/>
  </w:num>
  <w:num w:numId="41" w16cid:durableId="1355114836">
    <w:abstractNumId w:val="41"/>
  </w:num>
  <w:num w:numId="42" w16cid:durableId="1936553819">
    <w:abstractNumId w:val="13"/>
  </w:num>
  <w:num w:numId="43" w16cid:durableId="542062012">
    <w:abstractNumId w:val="47"/>
  </w:num>
  <w:num w:numId="44" w16cid:durableId="504520020">
    <w:abstractNumId w:val="17"/>
  </w:num>
  <w:num w:numId="45" w16cid:durableId="69546166">
    <w:abstractNumId w:val="4"/>
  </w:num>
  <w:num w:numId="46" w16cid:durableId="319115731">
    <w:abstractNumId w:val="23"/>
  </w:num>
  <w:num w:numId="47" w16cid:durableId="155608386">
    <w:abstractNumId w:val="29"/>
  </w:num>
  <w:num w:numId="48" w16cid:durableId="1240215857">
    <w:abstractNumId w:val="33"/>
  </w:num>
  <w:num w:numId="49" w16cid:durableId="209000903">
    <w:abstractNumId w:val="8"/>
  </w:num>
  <w:num w:numId="50" w16cid:durableId="5402444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60444586">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5" w:nlCheck="1" w:checkStyle="1"/>
  <w:activeWritingStyle w:appName="MSWord" w:lang="en-CA" w:vendorID="64" w:dllVersion="5" w:nlCheck="1" w:checkStyle="1"/>
  <w:activeWritingStyle w:appName="MSWord" w:lang="en-GB" w:vendorID="64" w:dllVersion="5" w:nlCheck="1" w:checkStyle="1"/>
  <w:activeWritingStyle w:appName="MSWord" w:lang="en-CA" w:vendorID="64" w:dllVersion="6" w:nlCheck="1" w:checkStyle="1"/>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I0Mjc1NzI1MbcwtDRX0lEKTi0uzszPAykwrgUAMiu9lCwAAAA="/>
  </w:docVars>
  <w:rsids>
    <w:rsidRoot w:val="00FA209B"/>
    <w:rsid w:val="00000412"/>
    <w:rsid w:val="0000048F"/>
    <w:rsid w:val="0000095A"/>
    <w:rsid w:val="00002B10"/>
    <w:rsid w:val="00005C87"/>
    <w:rsid w:val="000119B9"/>
    <w:rsid w:val="00017571"/>
    <w:rsid w:val="00020E57"/>
    <w:rsid w:val="000225C4"/>
    <w:rsid w:val="00023DEC"/>
    <w:rsid w:val="0002416F"/>
    <w:rsid w:val="00026283"/>
    <w:rsid w:val="00031369"/>
    <w:rsid w:val="00033493"/>
    <w:rsid w:val="000335D5"/>
    <w:rsid w:val="000344E4"/>
    <w:rsid w:val="00035E3B"/>
    <w:rsid w:val="00036556"/>
    <w:rsid w:val="000418B6"/>
    <w:rsid w:val="00042570"/>
    <w:rsid w:val="00045227"/>
    <w:rsid w:val="00045A7E"/>
    <w:rsid w:val="000473DD"/>
    <w:rsid w:val="0004793F"/>
    <w:rsid w:val="0005079D"/>
    <w:rsid w:val="00050CF6"/>
    <w:rsid w:val="00052DB0"/>
    <w:rsid w:val="0005424E"/>
    <w:rsid w:val="00054FE2"/>
    <w:rsid w:val="00056979"/>
    <w:rsid w:val="0006118A"/>
    <w:rsid w:val="000630C8"/>
    <w:rsid w:val="00063CF4"/>
    <w:rsid w:val="0006525D"/>
    <w:rsid w:val="00065730"/>
    <w:rsid w:val="0006728C"/>
    <w:rsid w:val="000713E8"/>
    <w:rsid w:val="00071E98"/>
    <w:rsid w:val="0007367B"/>
    <w:rsid w:val="000736A0"/>
    <w:rsid w:val="000738BD"/>
    <w:rsid w:val="00073CBA"/>
    <w:rsid w:val="000759DD"/>
    <w:rsid w:val="000765D4"/>
    <w:rsid w:val="000767A2"/>
    <w:rsid w:val="00081454"/>
    <w:rsid w:val="000847C7"/>
    <w:rsid w:val="000859BC"/>
    <w:rsid w:val="0008644F"/>
    <w:rsid w:val="000869F5"/>
    <w:rsid w:val="000915C7"/>
    <w:rsid w:val="0009225F"/>
    <w:rsid w:val="0009550E"/>
    <w:rsid w:val="00095CE5"/>
    <w:rsid w:val="00096DCD"/>
    <w:rsid w:val="000A64DA"/>
    <w:rsid w:val="000A6FDE"/>
    <w:rsid w:val="000B0062"/>
    <w:rsid w:val="000B0563"/>
    <w:rsid w:val="000B25AB"/>
    <w:rsid w:val="000B3C04"/>
    <w:rsid w:val="000B42D1"/>
    <w:rsid w:val="000B4E41"/>
    <w:rsid w:val="000B4F7A"/>
    <w:rsid w:val="000B5A21"/>
    <w:rsid w:val="000C1AC1"/>
    <w:rsid w:val="000C616A"/>
    <w:rsid w:val="000C6714"/>
    <w:rsid w:val="000D073C"/>
    <w:rsid w:val="000D2244"/>
    <w:rsid w:val="000D2723"/>
    <w:rsid w:val="000D2E7E"/>
    <w:rsid w:val="000D4434"/>
    <w:rsid w:val="000D5509"/>
    <w:rsid w:val="000D5EED"/>
    <w:rsid w:val="000D6F9D"/>
    <w:rsid w:val="000D7691"/>
    <w:rsid w:val="000D7B5D"/>
    <w:rsid w:val="000E1832"/>
    <w:rsid w:val="000E26D5"/>
    <w:rsid w:val="000E3480"/>
    <w:rsid w:val="000F27BC"/>
    <w:rsid w:val="000F4111"/>
    <w:rsid w:val="000F54D6"/>
    <w:rsid w:val="000F614E"/>
    <w:rsid w:val="000F7DD8"/>
    <w:rsid w:val="001001A5"/>
    <w:rsid w:val="00100747"/>
    <w:rsid w:val="001016B1"/>
    <w:rsid w:val="00102ED3"/>
    <w:rsid w:val="00105654"/>
    <w:rsid w:val="001101EE"/>
    <w:rsid w:val="00110C52"/>
    <w:rsid w:val="001146B3"/>
    <w:rsid w:val="00120B3A"/>
    <w:rsid w:val="001226F5"/>
    <w:rsid w:val="00122B4B"/>
    <w:rsid w:val="0012441A"/>
    <w:rsid w:val="00126D33"/>
    <w:rsid w:val="00130563"/>
    <w:rsid w:val="00130F30"/>
    <w:rsid w:val="001322FB"/>
    <w:rsid w:val="00133344"/>
    <w:rsid w:val="001338CA"/>
    <w:rsid w:val="001373BA"/>
    <w:rsid w:val="001376CC"/>
    <w:rsid w:val="0014479B"/>
    <w:rsid w:val="00145B0A"/>
    <w:rsid w:val="00146C4F"/>
    <w:rsid w:val="00147D70"/>
    <w:rsid w:val="00152764"/>
    <w:rsid w:val="00152AAE"/>
    <w:rsid w:val="00152C98"/>
    <w:rsid w:val="00153492"/>
    <w:rsid w:val="001539A4"/>
    <w:rsid w:val="00156DF1"/>
    <w:rsid w:val="001607B2"/>
    <w:rsid w:val="00161D9A"/>
    <w:rsid w:val="00162DD3"/>
    <w:rsid w:val="00163196"/>
    <w:rsid w:val="001631C8"/>
    <w:rsid w:val="001634D9"/>
    <w:rsid w:val="00171AD3"/>
    <w:rsid w:val="0017345F"/>
    <w:rsid w:val="00173B38"/>
    <w:rsid w:val="001744A6"/>
    <w:rsid w:val="00174C9D"/>
    <w:rsid w:val="0017531B"/>
    <w:rsid w:val="00175434"/>
    <w:rsid w:val="00176AF1"/>
    <w:rsid w:val="001778E8"/>
    <w:rsid w:val="001827FC"/>
    <w:rsid w:val="0018357E"/>
    <w:rsid w:val="00184CC5"/>
    <w:rsid w:val="001904A6"/>
    <w:rsid w:val="001915FB"/>
    <w:rsid w:val="00191EAD"/>
    <w:rsid w:val="00194B04"/>
    <w:rsid w:val="001A20B7"/>
    <w:rsid w:val="001A54D9"/>
    <w:rsid w:val="001B00B0"/>
    <w:rsid w:val="001B274A"/>
    <w:rsid w:val="001B54B1"/>
    <w:rsid w:val="001D254C"/>
    <w:rsid w:val="001D632E"/>
    <w:rsid w:val="001D7D5F"/>
    <w:rsid w:val="001E1041"/>
    <w:rsid w:val="001E1213"/>
    <w:rsid w:val="001E14BB"/>
    <w:rsid w:val="001E31C4"/>
    <w:rsid w:val="001E354D"/>
    <w:rsid w:val="001F03CF"/>
    <w:rsid w:val="001F0BE3"/>
    <w:rsid w:val="001F4914"/>
    <w:rsid w:val="001F59AF"/>
    <w:rsid w:val="00203029"/>
    <w:rsid w:val="00203819"/>
    <w:rsid w:val="0020725E"/>
    <w:rsid w:val="00207A1D"/>
    <w:rsid w:val="00210B80"/>
    <w:rsid w:val="002117D2"/>
    <w:rsid w:val="00213DA7"/>
    <w:rsid w:val="00214198"/>
    <w:rsid w:val="00215700"/>
    <w:rsid w:val="00221469"/>
    <w:rsid w:val="002229AC"/>
    <w:rsid w:val="00224700"/>
    <w:rsid w:val="00226AFF"/>
    <w:rsid w:val="0022778F"/>
    <w:rsid w:val="00227F80"/>
    <w:rsid w:val="002308B4"/>
    <w:rsid w:val="00230E32"/>
    <w:rsid w:val="0023513F"/>
    <w:rsid w:val="002351FF"/>
    <w:rsid w:val="00235DC9"/>
    <w:rsid w:val="00236E17"/>
    <w:rsid w:val="00237FA5"/>
    <w:rsid w:val="00240E75"/>
    <w:rsid w:val="00243214"/>
    <w:rsid w:val="0024325F"/>
    <w:rsid w:val="00243E16"/>
    <w:rsid w:val="002461AC"/>
    <w:rsid w:val="002466CE"/>
    <w:rsid w:val="0025004A"/>
    <w:rsid w:val="00251E47"/>
    <w:rsid w:val="00253D82"/>
    <w:rsid w:val="00257356"/>
    <w:rsid w:val="0026051C"/>
    <w:rsid w:val="0026061E"/>
    <w:rsid w:val="00263606"/>
    <w:rsid w:val="00267A63"/>
    <w:rsid w:val="002717F1"/>
    <w:rsid w:val="002742DB"/>
    <w:rsid w:val="00274A23"/>
    <w:rsid w:val="00275152"/>
    <w:rsid w:val="002752E9"/>
    <w:rsid w:val="00280948"/>
    <w:rsid w:val="00283E08"/>
    <w:rsid w:val="00284AED"/>
    <w:rsid w:val="002856E4"/>
    <w:rsid w:val="00286BB4"/>
    <w:rsid w:val="0029359C"/>
    <w:rsid w:val="0029511B"/>
    <w:rsid w:val="00296658"/>
    <w:rsid w:val="00296EA2"/>
    <w:rsid w:val="00297E02"/>
    <w:rsid w:val="002A35E4"/>
    <w:rsid w:val="002A46F8"/>
    <w:rsid w:val="002A6292"/>
    <w:rsid w:val="002A7615"/>
    <w:rsid w:val="002B04D6"/>
    <w:rsid w:val="002B2B5B"/>
    <w:rsid w:val="002B4528"/>
    <w:rsid w:val="002B7427"/>
    <w:rsid w:val="002C023B"/>
    <w:rsid w:val="002C1339"/>
    <w:rsid w:val="002C57F3"/>
    <w:rsid w:val="002C7F3E"/>
    <w:rsid w:val="002D05F0"/>
    <w:rsid w:val="002D1C9E"/>
    <w:rsid w:val="002D248C"/>
    <w:rsid w:val="002D695C"/>
    <w:rsid w:val="002D790B"/>
    <w:rsid w:val="002E0357"/>
    <w:rsid w:val="002E0AF5"/>
    <w:rsid w:val="002E69CF"/>
    <w:rsid w:val="002F1420"/>
    <w:rsid w:val="002F2EDD"/>
    <w:rsid w:val="002F60CF"/>
    <w:rsid w:val="002F6377"/>
    <w:rsid w:val="002F642B"/>
    <w:rsid w:val="002F6A3E"/>
    <w:rsid w:val="002F75FD"/>
    <w:rsid w:val="003002F0"/>
    <w:rsid w:val="00305E60"/>
    <w:rsid w:val="00310147"/>
    <w:rsid w:val="00310CFE"/>
    <w:rsid w:val="003110E9"/>
    <w:rsid w:val="0031267C"/>
    <w:rsid w:val="00312D59"/>
    <w:rsid w:val="00317AA6"/>
    <w:rsid w:val="00324028"/>
    <w:rsid w:val="0032455D"/>
    <w:rsid w:val="00324DF2"/>
    <w:rsid w:val="003265FF"/>
    <w:rsid w:val="00326A67"/>
    <w:rsid w:val="00331BE4"/>
    <w:rsid w:val="00332663"/>
    <w:rsid w:val="0033364F"/>
    <w:rsid w:val="00333A13"/>
    <w:rsid w:val="003348C2"/>
    <w:rsid w:val="00340138"/>
    <w:rsid w:val="003401E7"/>
    <w:rsid w:val="003456BD"/>
    <w:rsid w:val="00345BA0"/>
    <w:rsid w:val="00345C1A"/>
    <w:rsid w:val="0034659A"/>
    <w:rsid w:val="00346C64"/>
    <w:rsid w:val="00347980"/>
    <w:rsid w:val="00351F29"/>
    <w:rsid w:val="0035265E"/>
    <w:rsid w:val="00356394"/>
    <w:rsid w:val="0035705B"/>
    <w:rsid w:val="00363EA5"/>
    <w:rsid w:val="00366CB4"/>
    <w:rsid w:val="00366D41"/>
    <w:rsid w:val="003707D4"/>
    <w:rsid w:val="00370D88"/>
    <w:rsid w:val="003729BE"/>
    <w:rsid w:val="00375870"/>
    <w:rsid w:val="00377773"/>
    <w:rsid w:val="00382E2B"/>
    <w:rsid w:val="003837E9"/>
    <w:rsid w:val="0038680E"/>
    <w:rsid w:val="00390AE1"/>
    <w:rsid w:val="00391625"/>
    <w:rsid w:val="00391B2E"/>
    <w:rsid w:val="00393E77"/>
    <w:rsid w:val="00394D87"/>
    <w:rsid w:val="003950DA"/>
    <w:rsid w:val="00395123"/>
    <w:rsid w:val="00396118"/>
    <w:rsid w:val="003978F0"/>
    <w:rsid w:val="003A0CE1"/>
    <w:rsid w:val="003A1731"/>
    <w:rsid w:val="003A3C98"/>
    <w:rsid w:val="003A3F19"/>
    <w:rsid w:val="003A5C43"/>
    <w:rsid w:val="003B112E"/>
    <w:rsid w:val="003B21BD"/>
    <w:rsid w:val="003B3DE6"/>
    <w:rsid w:val="003B4573"/>
    <w:rsid w:val="003B6130"/>
    <w:rsid w:val="003C02D1"/>
    <w:rsid w:val="003C1243"/>
    <w:rsid w:val="003C30BE"/>
    <w:rsid w:val="003C5553"/>
    <w:rsid w:val="003C55E1"/>
    <w:rsid w:val="003C5FB0"/>
    <w:rsid w:val="003D04C0"/>
    <w:rsid w:val="003D0B85"/>
    <w:rsid w:val="003D0FC0"/>
    <w:rsid w:val="003D10BA"/>
    <w:rsid w:val="003D250A"/>
    <w:rsid w:val="003D44D3"/>
    <w:rsid w:val="003D7CAE"/>
    <w:rsid w:val="003D7ED2"/>
    <w:rsid w:val="003E1521"/>
    <w:rsid w:val="003E4998"/>
    <w:rsid w:val="003E5BD6"/>
    <w:rsid w:val="003E6CCE"/>
    <w:rsid w:val="003E7182"/>
    <w:rsid w:val="003F12E7"/>
    <w:rsid w:val="003F2FDD"/>
    <w:rsid w:val="003F5478"/>
    <w:rsid w:val="003F553E"/>
    <w:rsid w:val="003F591F"/>
    <w:rsid w:val="003F782D"/>
    <w:rsid w:val="003F7A8D"/>
    <w:rsid w:val="00400BA7"/>
    <w:rsid w:val="00401AB7"/>
    <w:rsid w:val="00401B79"/>
    <w:rsid w:val="0040584E"/>
    <w:rsid w:val="00406808"/>
    <w:rsid w:val="00407954"/>
    <w:rsid w:val="00410253"/>
    <w:rsid w:val="0041241B"/>
    <w:rsid w:val="00412931"/>
    <w:rsid w:val="00412D0A"/>
    <w:rsid w:val="00412F68"/>
    <w:rsid w:val="004149B4"/>
    <w:rsid w:val="004209D6"/>
    <w:rsid w:val="004229FF"/>
    <w:rsid w:val="004247A7"/>
    <w:rsid w:val="00424C86"/>
    <w:rsid w:val="00426719"/>
    <w:rsid w:val="00427343"/>
    <w:rsid w:val="00430AD5"/>
    <w:rsid w:val="00430E77"/>
    <w:rsid w:val="00433DAC"/>
    <w:rsid w:val="00436D2E"/>
    <w:rsid w:val="00437AD6"/>
    <w:rsid w:val="004413A8"/>
    <w:rsid w:val="004424BD"/>
    <w:rsid w:val="00442791"/>
    <w:rsid w:val="00444286"/>
    <w:rsid w:val="00445CE4"/>
    <w:rsid w:val="00446827"/>
    <w:rsid w:val="00446847"/>
    <w:rsid w:val="00455D08"/>
    <w:rsid w:val="00456F4B"/>
    <w:rsid w:val="004627C1"/>
    <w:rsid w:val="00470D26"/>
    <w:rsid w:val="00470E88"/>
    <w:rsid w:val="004713E5"/>
    <w:rsid w:val="00471D5A"/>
    <w:rsid w:val="00472607"/>
    <w:rsid w:val="00473DEA"/>
    <w:rsid w:val="004818BB"/>
    <w:rsid w:val="0048274A"/>
    <w:rsid w:val="0048500C"/>
    <w:rsid w:val="00485DAC"/>
    <w:rsid w:val="00486BFC"/>
    <w:rsid w:val="00490AA3"/>
    <w:rsid w:val="004951F7"/>
    <w:rsid w:val="004956FE"/>
    <w:rsid w:val="00497138"/>
    <w:rsid w:val="00497F8A"/>
    <w:rsid w:val="004A1C36"/>
    <w:rsid w:val="004A29E0"/>
    <w:rsid w:val="004A7F89"/>
    <w:rsid w:val="004B1DE8"/>
    <w:rsid w:val="004B2EB0"/>
    <w:rsid w:val="004B4019"/>
    <w:rsid w:val="004B416A"/>
    <w:rsid w:val="004B50D9"/>
    <w:rsid w:val="004C0C02"/>
    <w:rsid w:val="004C12E3"/>
    <w:rsid w:val="004C16D2"/>
    <w:rsid w:val="004C2F1E"/>
    <w:rsid w:val="004C586B"/>
    <w:rsid w:val="004C6167"/>
    <w:rsid w:val="004D2282"/>
    <w:rsid w:val="004D2CEC"/>
    <w:rsid w:val="004D598B"/>
    <w:rsid w:val="004E08C2"/>
    <w:rsid w:val="004E3C87"/>
    <w:rsid w:val="004E42F5"/>
    <w:rsid w:val="004E47A6"/>
    <w:rsid w:val="004E52D6"/>
    <w:rsid w:val="004E5F17"/>
    <w:rsid w:val="004E61E2"/>
    <w:rsid w:val="004F7CF5"/>
    <w:rsid w:val="005014B8"/>
    <w:rsid w:val="00502C0A"/>
    <w:rsid w:val="00503172"/>
    <w:rsid w:val="00504465"/>
    <w:rsid w:val="00506692"/>
    <w:rsid w:val="0051505B"/>
    <w:rsid w:val="00517488"/>
    <w:rsid w:val="00517547"/>
    <w:rsid w:val="00520423"/>
    <w:rsid w:val="00520538"/>
    <w:rsid w:val="00520653"/>
    <w:rsid w:val="0052171F"/>
    <w:rsid w:val="005217EE"/>
    <w:rsid w:val="005255CE"/>
    <w:rsid w:val="00526F5E"/>
    <w:rsid w:val="0053104E"/>
    <w:rsid w:val="00532F22"/>
    <w:rsid w:val="005332EA"/>
    <w:rsid w:val="0053429A"/>
    <w:rsid w:val="005346C5"/>
    <w:rsid w:val="00534AF8"/>
    <w:rsid w:val="005365A4"/>
    <w:rsid w:val="0054179F"/>
    <w:rsid w:val="00541C6B"/>
    <w:rsid w:val="00542163"/>
    <w:rsid w:val="00543463"/>
    <w:rsid w:val="005444BD"/>
    <w:rsid w:val="00544F2A"/>
    <w:rsid w:val="005454E3"/>
    <w:rsid w:val="00545AE2"/>
    <w:rsid w:val="00545DE0"/>
    <w:rsid w:val="005505AB"/>
    <w:rsid w:val="00550B32"/>
    <w:rsid w:val="00552235"/>
    <w:rsid w:val="00552BC5"/>
    <w:rsid w:val="005532D7"/>
    <w:rsid w:val="0055345D"/>
    <w:rsid w:val="005536A2"/>
    <w:rsid w:val="00556542"/>
    <w:rsid w:val="00557EB9"/>
    <w:rsid w:val="005626C0"/>
    <w:rsid w:val="00562AA0"/>
    <w:rsid w:val="00565475"/>
    <w:rsid w:val="00565621"/>
    <w:rsid w:val="005672EC"/>
    <w:rsid w:val="005717C6"/>
    <w:rsid w:val="00574D08"/>
    <w:rsid w:val="0057527D"/>
    <w:rsid w:val="00580EA2"/>
    <w:rsid w:val="00581220"/>
    <w:rsid w:val="005821CF"/>
    <w:rsid w:val="005833BE"/>
    <w:rsid w:val="005853AD"/>
    <w:rsid w:val="00585986"/>
    <w:rsid w:val="00590862"/>
    <w:rsid w:val="00592E61"/>
    <w:rsid w:val="0059332E"/>
    <w:rsid w:val="005946F5"/>
    <w:rsid w:val="00596E4C"/>
    <w:rsid w:val="005A00C6"/>
    <w:rsid w:val="005A01BE"/>
    <w:rsid w:val="005A0B26"/>
    <w:rsid w:val="005A1616"/>
    <w:rsid w:val="005A3A6F"/>
    <w:rsid w:val="005A57DC"/>
    <w:rsid w:val="005B07C0"/>
    <w:rsid w:val="005B194A"/>
    <w:rsid w:val="005B4C94"/>
    <w:rsid w:val="005B5C30"/>
    <w:rsid w:val="005B743E"/>
    <w:rsid w:val="005C07E6"/>
    <w:rsid w:val="005C1C93"/>
    <w:rsid w:val="005C2CE0"/>
    <w:rsid w:val="005C426A"/>
    <w:rsid w:val="005C4DCB"/>
    <w:rsid w:val="005C6525"/>
    <w:rsid w:val="005C70EB"/>
    <w:rsid w:val="005D04FB"/>
    <w:rsid w:val="005D1FF8"/>
    <w:rsid w:val="005D2CBA"/>
    <w:rsid w:val="005D35A7"/>
    <w:rsid w:val="005D5FC7"/>
    <w:rsid w:val="005E0B06"/>
    <w:rsid w:val="005E4D60"/>
    <w:rsid w:val="005E7797"/>
    <w:rsid w:val="005E7977"/>
    <w:rsid w:val="005E7B3F"/>
    <w:rsid w:val="005F22A1"/>
    <w:rsid w:val="005F2A6C"/>
    <w:rsid w:val="005F2D91"/>
    <w:rsid w:val="005F31D0"/>
    <w:rsid w:val="005F4E5B"/>
    <w:rsid w:val="005F7B1A"/>
    <w:rsid w:val="00600579"/>
    <w:rsid w:val="00600C78"/>
    <w:rsid w:val="006014DF"/>
    <w:rsid w:val="00602FD0"/>
    <w:rsid w:val="006039FE"/>
    <w:rsid w:val="00603A45"/>
    <w:rsid w:val="006053BB"/>
    <w:rsid w:val="006059EB"/>
    <w:rsid w:val="00610DCD"/>
    <w:rsid w:val="00610E35"/>
    <w:rsid w:val="0061422C"/>
    <w:rsid w:val="00616265"/>
    <w:rsid w:val="00616D0C"/>
    <w:rsid w:val="00627340"/>
    <w:rsid w:val="00627904"/>
    <w:rsid w:val="00630BD3"/>
    <w:rsid w:val="00631D15"/>
    <w:rsid w:val="00632A8F"/>
    <w:rsid w:val="00633EE2"/>
    <w:rsid w:val="00634539"/>
    <w:rsid w:val="006378EB"/>
    <w:rsid w:val="0064391E"/>
    <w:rsid w:val="00645235"/>
    <w:rsid w:val="006468E3"/>
    <w:rsid w:val="00647EA1"/>
    <w:rsid w:val="00653698"/>
    <w:rsid w:val="00653AC2"/>
    <w:rsid w:val="00654305"/>
    <w:rsid w:val="0065496A"/>
    <w:rsid w:val="00655CC2"/>
    <w:rsid w:val="006579EA"/>
    <w:rsid w:val="0066063E"/>
    <w:rsid w:val="00664A6A"/>
    <w:rsid w:val="00664BFE"/>
    <w:rsid w:val="00664E8B"/>
    <w:rsid w:val="00664F93"/>
    <w:rsid w:val="0066558C"/>
    <w:rsid w:val="00665FF1"/>
    <w:rsid w:val="00670171"/>
    <w:rsid w:val="006738D6"/>
    <w:rsid w:val="00674868"/>
    <w:rsid w:val="00680AA0"/>
    <w:rsid w:val="00680C77"/>
    <w:rsid w:val="0068436A"/>
    <w:rsid w:val="0068708D"/>
    <w:rsid w:val="006903F9"/>
    <w:rsid w:val="00693ACB"/>
    <w:rsid w:val="00693CC6"/>
    <w:rsid w:val="006951B6"/>
    <w:rsid w:val="00696D6A"/>
    <w:rsid w:val="00696FDE"/>
    <w:rsid w:val="006A028E"/>
    <w:rsid w:val="006A451C"/>
    <w:rsid w:val="006A5326"/>
    <w:rsid w:val="006A7B59"/>
    <w:rsid w:val="006B0622"/>
    <w:rsid w:val="006B13FA"/>
    <w:rsid w:val="006B16B2"/>
    <w:rsid w:val="006B26D7"/>
    <w:rsid w:val="006B302A"/>
    <w:rsid w:val="006B5BAB"/>
    <w:rsid w:val="006B6566"/>
    <w:rsid w:val="006C5651"/>
    <w:rsid w:val="006D0880"/>
    <w:rsid w:val="006D2738"/>
    <w:rsid w:val="006D59F5"/>
    <w:rsid w:val="006E132F"/>
    <w:rsid w:val="006E1AF0"/>
    <w:rsid w:val="006E2358"/>
    <w:rsid w:val="006E3271"/>
    <w:rsid w:val="006E3B6E"/>
    <w:rsid w:val="006E597B"/>
    <w:rsid w:val="006F0EC1"/>
    <w:rsid w:val="006F26A5"/>
    <w:rsid w:val="006F3D99"/>
    <w:rsid w:val="006F5BD9"/>
    <w:rsid w:val="006F75AB"/>
    <w:rsid w:val="00702356"/>
    <w:rsid w:val="00703546"/>
    <w:rsid w:val="00705DCD"/>
    <w:rsid w:val="00706BE0"/>
    <w:rsid w:val="00710616"/>
    <w:rsid w:val="00710BE0"/>
    <w:rsid w:val="0071100F"/>
    <w:rsid w:val="00712E16"/>
    <w:rsid w:val="00714BE0"/>
    <w:rsid w:val="007219BB"/>
    <w:rsid w:val="007242B3"/>
    <w:rsid w:val="00724F3D"/>
    <w:rsid w:val="00725B60"/>
    <w:rsid w:val="007278CE"/>
    <w:rsid w:val="00730C89"/>
    <w:rsid w:val="007310AA"/>
    <w:rsid w:val="0073392A"/>
    <w:rsid w:val="0073536E"/>
    <w:rsid w:val="00735891"/>
    <w:rsid w:val="00735D0D"/>
    <w:rsid w:val="00737E9F"/>
    <w:rsid w:val="007403E4"/>
    <w:rsid w:val="00742D66"/>
    <w:rsid w:val="00745C76"/>
    <w:rsid w:val="00745DBB"/>
    <w:rsid w:val="00751CCD"/>
    <w:rsid w:val="00754962"/>
    <w:rsid w:val="007556E1"/>
    <w:rsid w:val="00755F50"/>
    <w:rsid w:val="0075699A"/>
    <w:rsid w:val="00756AAF"/>
    <w:rsid w:val="00756DDB"/>
    <w:rsid w:val="007626B7"/>
    <w:rsid w:val="00762EA9"/>
    <w:rsid w:val="00763654"/>
    <w:rsid w:val="00763A1D"/>
    <w:rsid w:val="0077112F"/>
    <w:rsid w:val="00774374"/>
    <w:rsid w:val="0077750C"/>
    <w:rsid w:val="0077796D"/>
    <w:rsid w:val="00777EDE"/>
    <w:rsid w:val="0078152E"/>
    <w:rsid w:val="00781565"/>
    <w:rsid w:val="007819B3"/>
    <w:rsid w:val="0078395C"/>
    <w:rsid w:val="007843C4"/>
    <w:rsid w:val="00790147"/>
    <w:rsid w:val="007901E3"/>
    <w:rsid w:val="00792540"/>
    <w:rsid w:val="0079349F"/>
    <w:rsid w:val="00795F04"/>
    <w:rsid w:val="007979EA"/>
    <w:rsid w:val="007A09A2"/>
    <w:rsid w:val="007A1360"/>
    <w:rsid w:val="007A180C"/>
    <w:rsid w:val="007A6368"/>
    <w:rsid w:val="007A777E"/>
    <w:rsid w:val="007B0472"/>
    <w:rsid w:val="007B0AE0"/>
    <w:rsid w:val="007B1EB4"/>
    <w:rsid w:val="007B2040"/>
    <w:rsid w:val="007B3CD3"/>
    <w:rsid w:val="007B41F5"/>
    <w:rsid w:val="007B4514"/>
    <w:rsid w:val="007B622D"/>
    <w:rsid w:val="007B7453"/>
    <w:rsid w:val="007C41A5"/>
    <w:rsid w:val="007C6864"/>
    <w:rsid w:val="007D2969"/>
    <w:rsid w:val="007D3949"/>
    <w:rsid w:val="007D40DC"/>
    <w:rsid w:val="007D52E3"/>
    <w:rsid w:val="007D5BD0"/>
    <w:rsid w:val="007E110C"/>
    <w:rsid w:val="007E2D83"/>
    <w:rsid w:val="007E345B"/>
    <w:rsid w:val="007E3751"/>
    <w:rsid w:val="007E3CF6"/>
    <w:rsid w:val="007E505A"/>
    <w:rsid w:val="007E529B"/>
    <w:rsid w:val="007E6D1A"/>
    <w:rsid w:val="007F0FE5"/>
    <w:rsid w:val="007F2469"/>
    <w:rsid w:val="007F58EC"/>
    <w:rsid w:val="007F73F3"/>
    <w:rsid w:val="007F77C4"/>
    <w:rsid w:val="00800BAF"/>
    <w:rsid w:val="00802D90"/>
    <w:rsid w:val="00804E70"/>
    <w:rsid w:val="00806CC3"/>
    <w:rsid w:val="00810FC8"/>
    <w:rsid w:val="00811CCF"/>
    <w:rsid w:val="00812A1D"/>
    <w:rsid w:val="0081302F"/>
    <w:rsid w:val="00814346"/>
    <w:rsid w:val="0081468F"/>
    <w:rsid w:val="008224C3"/>
    <w:rsid w:val="00822FEF"/>
    <w:rsid w:val="0082391F"/>
    <w:rsid w:val="00827428"/>
    <w:rsid w:val="0082765B"/>
    <w:rsid w:val="00827F49"/>
    <w:rsid w:val="00831D43"/>
    <w:rsid w:val="00835AE5"/>
    <w:rsid w:val="00837923"/>
    <w:rsid w:val="00840498"/>
    <w:rsid w:val="008409E3"/>
    <w:rsid w:val="00840A08"/>
    <w:rsid w:val="0084340B"/>
    <w:rsid w:val="00844343"/>
    <w:rsid w:val="008445DB"/>
    <w:rsid w:val="00844F27"/>
    <w:rsid w:val="0084538F"/>
    <w:rsid w:val="008458CB"/>
    <w:rsid w:val="00845D70"/>
    <w:rsid w:val="0085632F"/>
    <w:rsid w:val="00856334"/>
    <w:rsid w:val="0085685C"/>
    <w:rsid w:val="008618F0"/>
    <w:rsid w:val="008652F3"/>
    <w:rsid w:val="00865348"/>
    <w:rsid w:val="00865464"/>
    <w:rsid w:val="008674A7"/>
    <w:rsid w:val="00870983"/>
    <w:rsid w:val="00870B83"/>
    <w:rsid w:val="00871915"/>
    <w:rsid w:val="0088024A"/>
    <w:rsid w:val="00880EA0"/>
    <w:rsid w:val="00882A9F"/>
    <w:rsid w:val="008837D8"/>
    <w:rsid w:val="008843B4"/>
    <w:rsid w:val="00885EFF"/>
    <w:rsid w:val="00886F3A"/>
    <w:rsid w:val="00887E88"/>
    <w:rsid w:val="00891C3A"/>
    <w:rsid w:val="008923E0"/>
    <w:rsid w:val="008924BA"/>
    <w:rsid w:val="00892516"/>
    <w:rsid w:val="008934C3"/>
    <w:rsid w:val="00896B67"/>
    <w:rsid w:val="0089714D"/>
    <w:rsid w:val="00897429"/>
    <w:rsid w:val="008A0410"/>
    <w:rsid w:val="008A0AF1"/>
    <w:rsid w:val="008A0EFE"/>
    <w:rsid w:val="008A1CAC"/>
    <w:rsid w:val="008A1E7C"/>
    <w:rsid w:val="008A1FBF"/>
    <w:rsid w:val="008A20A3"/>
    <w:rsid w:val="008A5A69"/>
    <w:rsid w:val="008A5E36"/>
    <w:rsid w:val="008A7BC1"/>
    <w:rsid w:val="008B3091"/>
    <w:rsid w:val="008B40B1"/>
    <w:rsid w:val="008B4835"/>
    <w:rsid w:val="008B512C"/>
    <w:rsid w:val="008B585D"/>
    <w:rsid w:val="008B73A6"/>
    <w:rsid w:val="008B7638"/>
    <w:rsid w:val="008C037B"/>
    <w:rsid w:val="008C2E78"/>
    <w:rsid w:val="008C6123"/>
    <w:rsid w:val="008C7DA6"/>
    <w:rsid w:val="008D01BE"/>
    <w:rsid w:val="008D02C2"/>
    <w:rsid w:val="008D2613"/>
    <w:rsid w:val="008D5090"/>
    <w:rsid w:val="008D5A96"/>
    <w:rsid w:val="008D681D"/>
    <w:rsid w:val="008D7D5D"/>
    <w:rsid w:val="008E3C84"/>
    <w:rsid w:val="008E7C5A"/>
    <w:rsid w:val="008F6435"/>
    <w:rsid w:val="008F67B5"/>
    <w:rsid w:val="008F7E26"/>
    <w:rsid w:val="00902776"/>
    <w:rsid w:val="009029EC"/>
    <w:rsid w:val="00903266"/>
    <w:rsid w:val="00906825"/>
    <w:rsid w:val="00907AD1"/>
    <w:rsid w:val="009109E1"/>
    <w:rsid w:val="00911C2D"/>
    <w:rsid w:val="00913BF6"/>
    <w:rsid w:val="009167FE"/>
    <w:rsid w:val="00916FE8"/>
    <w:rsid w:val="00917F3D"/>
    <w:rsid w:val="00922E33"/>
    <w:rsid w:val="00924F15"/>
    <w:rsid w:val="00935B39"/>
    <w:rsid w:val="00936300"/>
    <w:rsid w:val="00946C97"/>
    <w:rsid w:val="009474F8"/>
    <w:rsid w:val="0095161E"/>
    <w:rsid w:val="0095276A"/>
    <w:rsid w:val="009573A2"/>
    <w:rsid w:val="00961358"/>
    <w:rsid w:val="00961F1D"/>
    <w:rsid w:val="00962CCA"/>
    <w:rsid w:val="009648E7"/>
    <w:rsid w:val="00965201"/>
    <w:rsid w:val="00966470"/>
    <w:rsid w:val="009721DC"/>
    <w:rsid w:val="00974925"/>
    <w:rsid w:val="00975E3A"/>
    <w:rsid w:val="00976689"/>
    <w:rsid w:val="0098178D"/>
    <w:rsid w:val="00981A08"/>
    <w:rsid w:val="0098524A"/>
    <w:rsid w:val="00986A1F"/>
    <w:rsid w:val="00987C09"/>
    <w:rsid w:val="00990057"/>
    <w:rsid w:val="009914C3"/>
    <w:rsid w:val="009918EC"/>
    <w:rsid w:val="0099279A"/>
    <w:rsid w:val="00992B69"/>
    <w:rsid w:val="00993567"/>
    <w:rsid w:val="00994F83"/>
    <w:rsid w:val="00995864"/>
    <w:rsid w:val="00996093"/>
    <w:rsid w:val="009977D4"/>
    <w:rsid w:val="009A016A"/>
    <w:rsid w:val="009A1671"/>
    <w:rsid w:val="009A19D6"/>
    <w:rsid w:val="009A6C79"/>
    <w:rsid w:val="009B0593"/>
    <w:rsid w:val="009B279F"/>
    <w:rsid w:val="009B5FC2"/>
    <w:rsid w:val="009B76AE"/>
    <w:rsid w:val="009C63F1"/>
    <w:rsid w:val="009C7522"/>
    <w:rsid w:val="009D2538"/>
    <w:rsid w:val="009D2650"/>
    <w:rsid w:val="009D3AB9"/>
    <w:rsid w:val="009D5C12"/>
    <w:rsid w:val="009D7360"/>
    <w:rsid w:val="009D774F"/>
    <w:rsid w:val="009E00C0"/>
    <w:rsid w:val="009E04B6"/>
    <w:rsid w:val="009E4686"/>
    <w:rsid w:val="009F0319"/>
    <w:rsid w:val="009F0BC2"/>
    <w:rsid w:val="009F23B8"/>
    <w:rsid w:val="009F3212"/>
    <w:rsid w:val="009F3C10"/>
    <w:rsid w:val="009F482D"/>
    <w:rsid w:val="009F5081"/>
    <w:rsid w:val="00A00302"/>
    <w:rsid w:val="00A0154C"/>
    <w:rsid w:val="00A04A3C"/>
    <w:rsid w:val="00A05D53"/>
    <w:rsid w:val="00A064F9"/>
    <w:rsid w:val="00A13D3D"/>
    <w:rsid w:val="00A13D9F"/>
    <w:rsid w:val="00A15024"/>
    <w:rsid w:val="00A16089"/>
    <w:rsid w:val="00A1661B"/>
    <w:rsid w:val="00A1670A"/>
    <w:rsid w:val="00A168C6"/>
    <w:rsid w:val="00A16920"/>
    <w:rsid w:val="00A20384"/>
    <w:rsid w:val="00A22E65"/>
    <w:rsid w:val="00A2336A"/>
    <w:rsid w:val="00A263D1"/>
    <w:rsid w:val="00A30E22"/>
    <w:rsid w:val="00A33362"/>
    <w:rsid w:val="00A34543"/>
    <w:rsid w:val="00A3456E"/>
    <w:rsid w:val="00A35558"/>
    <w:rsid w:val="00A371CD"/>
    <w:rsid w:val="00A40D05"/>
    <w:rsid w:val="00A440F4"/>
    <w:rsid w:val="00A4562E"/>
    <w:rsid w:val="00A45791"/>
    <w:rsid w:val="00A50CE3"/>
    <w:rsid w:val="00A531DA"/>
    <w:rsid w:val="00A534F4"/>
    <w:rsid w:val="00A54434"/>
    <w:rsid w:val="00A552A2"/>
    <w:rsid w:val="00A56081"/>
    <w:rsid w:val="00A60082"/>
    <w:rsid w:val="00A66B93"/>
    <w:rsid w:val="00A66EB9"/>
    <w:rsid w:val="00A674E4"/>
    <w:rsid w:val="00A70C25"/>
    <w:rsid w:val="00A71664"/>
    <w:rsid w:val="00A72A37"/>
    <w:rsid w:val="00A72F7C"/>
    <w:rsid w:val="00A756E1"/>
    <w:rsid w:val="00A75A68"/>
    <w:rsid w:val="00A821CA"/>
    <w:rsid w:val="00A844F0"/>
    <w:rsid w:val="00A84AA6"/>
    <w:rsid w:val="00A84C1D"/>
    <w:rsid w:val="00A84DA6"/>
    <w:rsid w:val="00A87D29"/>
    <w:rsid w:val="00A912FF"/>
    <w:rsid w:val="00A914E1"/>
    <w:rsid w:val="00AA2C71"/>
    <w:rsid w:val="00AA43FB"/>
    <w:rsid w:val="00AA49E0"/>
    <w:rsid w:val="00AA5610"/>
    <w:rsid w:val="00AA5AD2"/>
    <w:rsid w:val="00AA5ECB"/>
    <w:rsid w:val="00AA601B"/>
    <w:rsid w:val="00AA7B0B"/>
    <w:rsid w:val="00AB0874"/>
    <w:rsid w:val="00AB60E6"/>
    <w:rsid w:val="00AC0A8F"/>
    <w:rsid w:val="00AC4774"/>
    <w:rsid w:val="00AC5403"/>
    <w:rsid w:val="00AC68F4"/>
    <w:rsid w:val="00AC6E9D"/>
    <w:rsid w:val="00AD0714"/>
    <w:rsid w:val="00AD190E"/>
    <w:rsid w:val="00AD23B7"/>
    <w:rsid w:val="00AD577F"/>
    <w:rsid w:val="00AD6904"/>
    <w:rsid w:val="00AE0CBB"/>
    <w:rsid w:val="00AE4E60"/>
    <w:rsid w:val="00AE5030"/>
    <w:rsid w:val="00AE7E82"/>
    <w:rsid w:val="00AE7FF6"/>
    <w:rsid w:val="00AF338D"/>
    <w:rsid w:val="00AF52A5"/>
    <w:rsid w:val="00AF5B96"/>
    <w:rsid w:val="00AF5E8B"/>
    <w:rsid w:val="00AF64CD"/>
    <w:rsid w:val="00AF74B4"/>
    <w:rsid w:val="00B002FC"/>
    <w:rsid w:val="00B0253E"/>
    <w:rsid w:val="00B054DA"/>
    <w:rsid w:val="00B0645D"/>
    <w:rsid w:val="00B072B7"/>
    <w:rsid w:val="00B07571"/>
    <w:rsid w:val="00B101CE"/>
    <w:rsid w:val="00B10448"/>
    <w:rsid w:val="00B104BD"/>
    <w:rsid w:val="00B116A0"/>
    <w:rsid w:val="00B124B3"/>
    <w:rsid w:val="00B12B05"/>
    <w:rsid w:val="00B1658F"/>
    <w:rsid w:val="00B20C5C"/>
    <w:rsid w:val="00B24801"/>
    <w:rsid w:val="00B258C5"/>
    <w:rsid w:val="00B27C95"/>
    <w:rsid w:val="00B30F88"/>
    <w:rsid w:val="00B318BA"/>
    <w:rsid w:val="00B31C5F"/>
    <w:rsid w:val="00B3783E"/>
    <w:rsid w:val="00B41240"/>
    <w:rsid w:val="00B43232"/>
    <w:rsid w:val="00B460D3"/>
    <w:rsid w:val="00B46547"/>
    <w:rsid w:val="00B4658C"/>
    <w:rsid w:val="00B478A6"/>
    <w:rsid w:val="00B5060C"/>
    <w:rsid w:val="00B5105A"/>
    <w:rsid w:val="00B513A1"/>
    <w:rsid w:val="00B52F58"/>
    <w:rsid w:val="00B54190"/>
    <w:rsid w:val="00B55988"/>
    <w:rsid w:val="00B55C43"/>
    <w:rsid w:val="00B56E9E"/>
    <w:rsid w:val="00B5755E"/>
    <w:rsid w:val="00B61F2C"/>
    <w:rsid w:val="00B62641"/>
    <w:rsid w:val="00B646E4"/>
    <w:rsid w:val="00B65432"/>
    <w:rsid w:val="00B66575"/>
    <w:rsid w:val="00B67FD0"/>
    <w:rsid w:val="00B718BC"/>
    <w:rsid w:val="00B72699"/>
    <w:rsid w:val="00B765E1"/>
    <w:rsid w:val="00B8101A"/>
    <w:rsid w:val="00B84689"/>
    <w:rsid w:val="00B85C7E"/>
    <w:rsid w:val="00B87E5A"/>
    <w:rsid w:val="00B90629"/>
    <w:rsid w:val="00B933CE"/>
    <w:rsid w:val="00B94175"/>
    <w:rsid w:val="00B9431D"/>
    <w:rsid w:val="00B9500F"/>
    <w:rsid w:val="00B97448"/>
    <w:rsid w:val="00BA051A"/>
    <w:rsid w:val="00BA2B91"/>
    <w:rsid w:val="00BA3DA5"/>
    <w:rsid w:val="00BA53CD"/>
    <w:rsid w:val="00BA6A3D"/>
    <w:rsid w:val="00BB0B3B"/>
    <w:rsid w:val="00BB216E"/>
    <w:rsid w:val="00BB3BE4"/>
    <w:rsid w:val="00BB6121"/>
    <w:rsid w:val="00BC10B4"/>
    <w:rsid w:val="00BC1C05"/>
    <w:rsid w:val="00BC1F0E"/>
    <w:rsid w:val="00BC4328"/>
    <w:rsid w:val="00BC6A5D"/>
    <w:rsid w:val="00BD32D1"/>
    <w:rsid w:val="00BD4593"/>
    <w:rsid w:val="00BD65A8"/>
    <w:rsid w:val="00BE1A75"/>
    <w:rsid w:val="00BE4429"/>
    <w:rsid w:val="00BE5738"/>
    <w:rsid w:val="00BE6711"/>
    <w:rsid w:val="00BE7267"/>
    <w:rsid w:val="00BF1D53"/>
    <w:rsid w:val="00C006B4"/>
    <w:rsid w:val="00C02C86"/>
    <w:rsid w:val="00C02E9E"/>
    <w:rsid w:val="00C040F0"/>
    <w:rsid w:val="00C04AC2"/>
    <w:rsid w:val="00C06D28"/>
    <w:rsid w:val="00C125BA"/>
    <w:rsid w:val="00C12EDE"/>
    <w:rsid w:val="00C17CA0"/>
    <w:rsid w:val="00C208F3"/>
    <w:rsid w:val="00C22144"/>
    <w:rsid w:val="00C30097"/>
    <w:rsid w:val="00C31A2C"/>
    <w:rsid w:val="00C357E0"/>
    <w:rsid w:val="00C36968"/>
    <w:rsid w:val="00C42B68"/>
    <w:rsid w:val="00C47B2A"/>
    <w:rsid w:val="00C516C8"/>
    <w:rsid w:val="00C521AF"/>
    <w:rsid w:val="00C52779"/>
    <w:rsid w:val="00C52EFD"/>
    <w:rsid w:val="00C62644"/>
    <w:rsid w:val="00C63369"/>
    <w:rsid w:val="00C63795"/>
    <w:rsid w:val="00C640C0"/>
    <w:rsid w:val="00C642BA"/>
    <w:rsid w:val="00C67BBC"/>
    <w:rsid w:val="00C67E5F"/>
    <w:rsid w:val="00C71175"/>
    <w:rsid w:val="00C74C27"/>
    <w:rsid w:val="00C75D37"/>
    <w:rsid w:val="00C83446"/>
    <w:rsid w:val="00C83DD3"/>
    <w:rsid w:val="00C85196"/>
    <w:rsid w:val="00C87FAF"/>
    <w:rsid w:val="00C9114C"/>
    <w:rsid w:val="00C91175"/>
    <w:rsid w:val="00C920E1"/>
    <w:rsid w:val="00C92B3C"/>
    <w:rsid w:val="00C92EAF"/>
    <w:rsid w:val="00C9412C"/>
    <w:rsid w:val="00C94678"/>
    <w:rsid w:val="00C94FE7"/>
    <w:rsid w:val="00CA0431"/>
    <w:rsid w:val="00CA0A38"/>
    <w:rsid w:val="00CA0BC7"/>
    <w:rsid w:val="00CA2655"/>
    <w:rsid w:val="00CA375E"/>
    <w:rsid w:val="00CA3D0E"/>
    <w:rsid w:val="00CA4FF2"/>
    <w:rsid w:val="00CA5167"/>
    <w:rsid w:val="00CA7188"/>
    <w:rsid w:val="00CB4672"/>
    <w:rsid w:val="00CB589F"/>
    <w:rsid w:val="00CB5A40"/>
    <w:rsid w:val="00CB7D4A"/>
    <w:rsid w:val="00CC0FCB"/>
    <w:rsid w:val="00CC477D"/>
    <w:rsid w:val="00CC4F2A"/>
    <w:rsid w:val="00CC50DD"/>
    <w:rsid w:val="00CD0089"/>
    <w:rsid w:val="00CD17EA"/>
    <w:rsid w:val="00CD26A5"/>
    <w:rsid w:val="00CD3D39"/>
    <w:rsid w:val="00CD4684"/>
    <w:rsid w:val="00CD6107"/>
    <w:rsid w:val="00CD65D3"/>
    <w:rsid w:val="00CD6AF9"/>
    <w:rsid w:val="00CD7280"/>
    <w:rsid w:val="00CD7BE8"/>
    <w:rsid w:val="00CE037A"/>
    <w:rsid w:val="00CE05DF"/>
    <w:rsid w:val="00CE0744"/>
    <w:rsid w:val="00CE07C4"/>
    <w:rsid w:val="00CE5E39"/>
    <w:rsid w:val="00CE632B"/>
    <w:rsid w:val="00CE647B"/>
    <w:rsid w:val="00CE73F5"/>
    <w:rsid w:val="00CF2E71"/>
    <w:rsid w:val="00CF5AEE"/>
    <w:rsid w:val="00D00F28"/>
    <w:rsid w:val="00D00FF7"/>
    <w:rsid w:val="00D01041"/>
    <w:rsid w:val="00D02FFD"/>
    <w:rsid w:val="00D0346C"/>
    <w:rsid w:val="00D06793"/>
    <w:rsid w:val="00D071C4"/>
    <w:rsid w:val="00D07645"/>
    <w:rsid w:val="00D07BCE"/>
    <w:rsid w:val="00D129AF"/>
    <w:rsid w:val="00D131EE"/>
    <w:rsid w:val="00D1726A"/>
    <w:rsid w:val="00D22776"/>
    <w:rsid w:val="00D32D75"/>
    <w:rsid w:val="00D351E1"/>
    <w:rsid w:val="00D372DF"/>
    <w:rsid w:val="00D40B73"/>
    <w:rsid w:val="00D420C6"/>
    <w:rsid w:val="00D44941"/>
    <w:rsid w:val="00D4641F"/>
    <w:rsid w:val="00D467C9"/>
    <w:rsid w:val="00D50FC7"/>
    <w:rsid w:val="00D51F5C"/>
    <w:rsid w:val="00D52389"/>
    <w:rsid w:val="00D52735"/>
    <w:rsid w:val="00D53618"/>
    <w:rsid w:val="00D606F2"/>
    <w:rsid w:val="00D650F7"/>
    <w:rsid w:val="00D7032B"/>
    <w:rsid w:val="00D723D8"/>
    <w:rsid w:val="00D7449A"/>
    <w:rsid w:val="00D763B9"/>
    <w:rsid w:val="00D80015"/>
    <w:rsid w:val="00D80112"/>
    <w:rsid w:val="00D80956"/>
    <w:rsid w:val="00D81BB6"/>
    <w:rsid w:val="00D829F3"/>
    <w:rsid w:val="00D82C93"/>
    <w:rsid w:val="00D85412"/>
    <w:rsid w:val="00D87C52"/>
    <w:rsid w:val="00D92077"/>
    <w:rsid w:val="00D923D7"/>
    <w:rsid w:val="00D9261C"/>
    <w:rsid w:val="00D9328B"/>
    <w:rsid w:val="00DA207B"/>
    <w:rsid w:val="00DA4688"/>
    <w:rsid w:val="00DA489B"/>
    <w:rsid w:val="00DA7772"/>
    <w:rsid w:val="00DB0CA3"/>
    <w:rsid w:val="00DB25C8"/>
    <w:rsid w:val="00DB2DFD"/>
    <w:rsid w:val="00DB47D5"/>
    <w:rsid w:val="00DB6F35"/>
    <w:rsid w:val="00DB7D3B"/>
    <w:rsid w:val="00DC1FA0"/>
    <w:rsid w:val="00DC3761"/>
    <w:rsid w:val="00DC7F3A"/>
    <w:rsid w:val="00DD2EB7"/>
    <w:rsid w:val="00DD395E"/>
    <w:rsid w:val="00DD428A"/>
    <w:rsid w:val="00DD4CDC"/>
    <w:rsid w:val="00DD5755"/>
    <w:rsid w:val="00DD6479"/>
    <w:rsid w:val="00DD6613"/>
    <w:rsid w:val="00DD69DC"/>
    <w:rsid w:val="00DD6F69"/>
    <w:rsid w:val="00DE41F7"/>
    <w:rsid w:val="00DE49F5"/>
    <w:rsid w:val="00DE50B8"/>
    <w:rsid w:val="00DE619A"/>
    <w:rsid w:val="00DF0575"/>
    <w:rsid w:val="00DF143D"/>
    <w:rsid w:val="00DF2A0E"/>
    <w:rsid w:val="00DF2DF5"/>
    <w:rsid w:val="00DF3D27"/>
    <w:rsid w:val="00E03500"/>
    <w:rsid w:val="00E11A03"/>
    <w:rsid w:val="00E123CD"/>
    <w:rsid w:val="00E17D89"/>
    <w:rsid w:val="00E17E55"/>
    <w:rsid w:val="00E20A24"/>
    <w:rsid w:val="00E21D94"/>
    <w:rsid w:val="00E25636"/>
    <w:rsid w:val="00E279C7"/>
    <w:rsid w:val="00E27CA3"/>
    <w:rsid w:val="00E306EE"/>
    <w:rsid w:val="00E31757"/>
    <w:rsid w:val="00E33BFB"/>
    <w:rsid w:val="00E3497E"/>
    <w:rsid w:val="00E3594F"/>
    <w:rsid w:val="00E35A11"/>
    <w:rsid w:val="00E35AFB"/>
    <w:rsid w:val="00E36265"/>
    <w:rsid w:val="00E36857"/>
    <w:rsid w:val="00E36C03"/>
    <w:rsid w:val="00E41B99"/>
    <w:rsid w:val="00E44735"/>
    <w:rsid w:val="00E452B7"/>
    <w:rsid w:val="00E455A9"/>
    <w:rsid w:val="00E50547"/>
    <w:rsid w:val="00E51148"/>
    <w:rsid w:val="00E5258F"/>
    <w:rsid w:val="00E52F64"/>
    <w:rsid w:val="00E53D6F"/>
    <w:rsid w:val="00E53E24"/>
    <w:rsid w:val="00E5466A"/>
    <w:rsid w:val="00E54B90"/>
    <w:rsid w:val="00E60C0A"/>
    <w:rsid w:val="00E60C41"/>
    <w:rsid w:val="00E61457"/>
    <w:rsid w:val="00E61EB2"/>
    <w:rsid w:val="00E72C4E"/>
    <w:rsid w:val="00E73A1A"/>
    <w:rsid w:val="00E76A20"/>
    <w:rsid w:val="00E76A77"/>
    <w:rsid w:val="00E77092"/>
    <w:rsid w:val="00E77E9B"/>
    <w:rsid w:val="00E77FF2"/>
    <w:rsid w:val="00E8153B"/>
    <w:rsid w:val="00E8165C"/>
    <w:rsid w:val="00E81B8E"/>
    <w:rsid w:val="00E844FA"/>
    <w:rsid w:val="00E86710"/>
    <w:rsid w:val="00E86766"/>
    <w:rsid w:val="00E87550"/>
    <w:rsid w:val="00E877F0"/>
    <w:rsid w:val="00E87F4D"/>
    <w:rsid w:val="00E93B0E"/>
    <w:rsid w:val="00E95E7E"/>
    <w:rsid w:val="00E9642E"/>
    <w:rsid w:val="00E965FE"/>
    <w:rsid w:val="00EA3E86"/>
    <w:rsid w:val="00EA563A"/>
    <w:rsid w:val="00EA575B"/>
    <w:rsid w:val="00EA648D"/>
    <w:rsid w:val="00EB2F89"/>
    <w:rsid w:val="00EC1741"/>
    <w:rsid w:val="00EC351A"/>
    <w:rsid w:val="00EC7472"/>
    <w:rsid w:val="00EC7F27"/>
    <w:rsid w:val="00ED01FD"/>
    <w:rsid w:val="00ED2024"/>
    <w:rsid w:val="00ED7475"/>
    <w:rsid w:val="00ED7593"/>
    <w:rsid w:val="00ED7F1F"/>
    <w:rsid w:val="00EE16DB"/>
    <w:rsid w:val="00EE3A7D"/>
    <w:rsid w:val="00EE4DD7"/>
    <w:rsid w:val="00EE5CF0"/>
    <w:rsid w:val="00EE5ED2"/>
    <w:rsid w:val="00EE63FD"/>
    <w:rsid w:val="00EF0121"/>
    <w:rsid w:val="00EF057E"/>
    <w:rsid w:val="00EF061C"/>
    <w:rsid w:val="00EF3318"/>
    <w:rsid w:val="00EF34EA"/>
    <w:rsid w:val="00EF3ED7"/>
    <w:rsid w:val="00EF5FCA"/>
    <w:rsid w:val="00F01665"/>
    <w:rsid w:val="00F0451A"/>
    <w:rsid w:val="00F05FA0"/>
    <w:rsid w:val="00F06053"/>
    <w:rsid w:val="00F066F8"/>
    <w:rsid w:val="00F074E2"/>
    <w:rsid w:val="00F12527"/>
    <w:rsid w:val="00F132BF"/>
    <w:rsid w:val="00F13DFB"/>
    <w:rsid w:val="00F13E0E"/>
    <w:rsid w:val="00F16DA4"/>
    <w:rsid w:val="00F20513"/>
    <w:rsid w:val="00F21E55"/>
    <w:rsid w:val="00F23721"/>
    <w:rsid w:val="00F26B24"/>
    <w:rsid w:val="00F27ACB"/>
    <w:rsid w:val="00F30EA7"/>
    <w:rsid w:val="00F33C3C"/>
    <w:rsid w:val="00F340E0"/>
    <w:rsid w:val="00F3440B"/>
    <w:rsid w:val="00F36498"/>
    <w:rsid w:val="00F37D3E"/>
    <w:rsid w:val="00F43C35"/>
    <w:rsid w:val="00F43DEE"/>
    <w:rsid w:val="00F44843"/>
    <w:rsid w:val="00F45B52"/>
    <w:rsid w:val="00F45E2D"/>
    <w:rsid w:val="00F46C45"/>
    <w:rsid w:val="00F50C27"/>
    <w:rsid w:val="00F51732"/>
    <w:rsid w:val="00F51EE9"/>
    <w:rsid w:val="00F532BE"/>
    <w:rsid w:val="00F536DE"/>
    <w:rsid w:val="00F55637"/>
    <w:rsid w:val="00F55C76"/>
    <w:rsid w:val="00F60087"/>
    <w:rsid w:val="00F6221F"/>
    <w:rsid w:val="00F62A09"/>
    <w:rsid w:val="00F6332E"/>
    <w:rsid w:val="00F6507F"/>
    <w:rsid w:val="00F718A3"/>
    <w:rsid w:val="00F74F7D"/>
    <w:rsid w:val="00F756D9"/>
    <w:rsid w:val="00F7585F"/>
    <w:rsid w:val="00F801F0"/>
    <w:rsid w:val="00F85C13"/>
    <w:rsid w:val="00F910A8"/>
    <w:rsid w:val="00F923A9"/>
    <w:rsid w:val="00F92E0D"/>
    <w:rsid w:val="00F953C5"/>
    <w:rsid w:val="00FA02D2"/>
    <w:rsid w:val="00FA02D6"/>
    <w:rsid w:val="00FA087E"/>
    <w:rsid w:val="00FA209B"/>
    <w:rsid w:val="00FA38E6"/>
    <w:rsid w:val="00FA44EF"/>
    <w:rsid w:val="00FA695E"/>
    <w:rsid w:val="00FA7C2E"/>
    <w:rsid w:val="00FB09C4"/>
    <w:rsid w:val="00FB0B6E"/>
    <w:rsid w:val="00FB1966"/>
    <w:rsid w:val="00FB297A"/>
    <w:rsid w:val="00FB3546"/>
    <w:rsid w:val="00FB5325"/>
    <w:rsid w:val="00FB5D11"/>
    <w:rsid w:val="00FB65D0"/>
    <w:rsid w:val="00FC0C86"/>
    <w:rsid w:val="00FC1C2D"/>
    <w:rsid w:val="00FC2131"/>
    <w:rsid w:val="00FC4461"/>
    <w:rsid w:val="00FC4B73"/>
    <w:rsid w:val="00FD0742"/>
    <w:rsid w:val="00FD2039"/>
    <w:rsid w:val="00FD6C20"/>
    <w:rsid w:val="00FD7445"/>
    <w:rsid w:val="00FD7AC4"/>
    <w:rsid w:val="00FE054D"/>
    <w:rsid w:val="00FE21DC"/>
    <w:rsid w:val="00FE2CC1"/>
    <w:rsid w:val="00FE45D0"/>
    <w:rsid w:val="00FE701A"/>
    <w:rsid w:val="00FE76C6"/>
    <w:rsid w:val="00FF3D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F0D483"/>
  <w15:chartTrackingRefBased/>
  <w15:docId w15:val="{D756F01D-BD28-45B5-8B69-B11C7692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pPr>
    <w:rPr>
      <w:rFonts w:ascii="GE Inspira" w:hAnsi="GE Inspira"/>
      <w:sz w:val="22"/>
      <w:szCs w:val="24"/>
      <w:lang w:eastAsia="en-US"/>
    </w:rPr>
  </w:style>
  <w:style w:type="paragraph" w:styleId="Heading1">
    <w:name w:val="heading 1"/>
    <w:basedOn w:val="Normal"/>
    <w:next w:val="Normal"/>
    <w:qFormat/>
    <w:pPr>
      <w:keepNext/>
      <w:keepLines/>
      <w:spacing w:before="240"/>
      <w:outlineLvl w:val="0"/>
    </w:pPr>
    <w:rPr>
      <w:rFonts w:cs="Arial"/>
      <w:b/>
      <w:bCs/>
      <w:kern w:val="32"/>
      <w:sz w:val="32"/>
      <w:szCs w:val="32"/>
    </w:rPr>
  </w:style>
  <w:style w:type="paragraph" w:styleId="Heading2">
    <w:name w:val="heading 2"/>
    <w:basedOn w:val="Normal"/>
    <w:next w:val="Normal"/>
    <w:qFormat/>
    <w:pPr>
      <w:keepNext/>
      <w:keepLines/>
      <w:spacing w:before="240"/>
      <w:outlineLvl w:val="1"/>
    </w:pPr>
    <w:rPr>
      <w:rFonts w:cs="Arial"/>
      <w:b/>
      <w:bCs/>
      <w:i/>
      <w:iCs/>
      <w:sz w:val="28"/>
      <w:szCs w:val="28"/>
    </w:rPr>
  </w:style>
  <w:style w:type="paragraph" w:styleId="Heading3">
    <w:name w:val="heading 3"/>
    <w:basedOn w:val="Normal"/>
    <w:next w:val="Normal"/>
    <w:link w:val="Heading3Char"/>
    <w:qFormat/>
    <w:pPr>
      <w:keepNext/>
      <w:keepLines/>
      <w:spacing w:before="240"/>
      <w:outlineLvl w:val="2"/>
    </w:pPr>
    <w:rPr>
      <w:rFonts w:cs="Arial"/>
      <w:b/>
      <w:bCs/>
      <w:sz w:val="26"/>
      <w:szCs w:val="26"/>
    </w:rPr>
  </w:style>
  <w:style w:type="paragraph" w:styleId="Heading4">
    <w:name w:val="heading 4"/>
    <w:basedOn w:val="Normal"/>
    <w:next w:val="Normal"/>
    <w:qFormat/>
    <w:pPr>
      <w:keepNext/>
      <w:keepLines/>
      <w:spacing w:before="240"/>
      <w:outlineLvl w:val="3"/>
    </w:pPr>
    <w:rPr>
      <w:bCs/>
      <w:sz w:val="24"/>
      <w:szCs w:val="28"/>
      <w:u w:val="single"/>
    </w:rPr>
  </w:style>
  <w:style w:type="paragraph" w:styleId="Heading5">
    <w:name w:val="heading 5"/>
    <w:basedOn w:val="Normal"/>
    <w:next w:val="Normal"/>
    <w:link w:val="Heading5Char"/>
    <w:qFormat/>
    <w:pPr>
      <w:keepNext/>
      <w:outlineLvl w:val="4"/>
    </w:pPr>
    <w:rPr>
      <w:b/>
      <w:bCs/>
    </w:rPr>
  </w:style>
  <w:style w:type="paragraph" w:styleId="Heading6">
    <w:name w:val="heading 6"/>
    <w:basedOn w:val="Normal"/>
    <w:next w:val="Normal"/>
    <w:qFormat/>
    <w:pPr>
      <w:keepNext/>
      <w:spacing w:after="0"/>
      <w:outlineLvl w:val="5"/>
    </w:pPr>
    <w:rPr>
      <w:i/>
      <w:iCs/>
    </w:rPr>
  </w:style>
  <w:style w:type="paragraph" w:styleId="Heading7">
    <w:name w:val="heading 7"/>
    <w:basedOn w:val="Normal"/>
    <w:next w:val="Normal"/>
    <w:qFormat/>
    <w:pPr>
      <w:keepNext/>
      <w:autoSpaceDE w:val="0"/>
      <w:autoSpaceDN w:val="0"/>
      <w:adjustRightInd w:val="0"/>
      <w:spacing w:after="0"/>
      <w:outlineLvl w:val="6"/>
    </w:pPr>
    <w:rPr>
      <w:rFonts w:cs="Arial"/>
      <w:vanish/>
      <w:sz w:val="20"/>
      <w:szCs w:val="20"/>
      <w:lang w:val="en-US"/>
    </w:rPr>
  </w:style>
  <w:style w:type="paragraph" w:styleId="Heading8">
    <w:name w:val="heading 8"/>
    <w:basedOn w:val="Normal"/>
    <w:next w:val="Normal"/>
    <w:qFormat/>
    <w:pPr>
      <w:keepNext/>
      <w:autoSpaceDE w:val="0"/>
      <w:autoSpaceDN w:val="0"/>
      <w:adjustRightInd w:val="0"/>
      <w:spacing w:after="0"/>
      <w:outlineLvl w:val="7"/>
    </w:pPr>
    <w:rPr>
      <w:rFonts w:ascii="Arial" w:hAnsi="Arial" w:cs="Arial"/>
      <w:i/>
      <w:iCs/>
      <w:strike/>
      <w:sz w:val="20"/>
      <w:szCs w:val="20"/>
    </w:rPr>
  </w:style>
  <w:style w:type="paragraph" w:styleId="Heading9">
    <w:name w:val="heading 9"/>
    <w:basedOn w:val="Normal"/>
    <w:next w:val="Normal"/>
    <w:qFormat/>
    <w:pPr>
      <w:keepNext/>
      <w:overflowPunct w:val="0"/>
      <w:autoSpaceDE w:val="0"/>
      <w:autoSpaceDN w:val="0"/>
      <w:adjustRightInd w:val="0"/>
      <w:spacing w:after="0"/>
      <w:textAlignment w:val="baseline"/>
      <w:outlineLvl w:val="8"/>
    </w:pPr>
    <w:rPr>
      <w:rFonts w:ascii="Arial" w:hAnsi="Arial"/>
      <w:b/>
      <w:color w:val="00000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paragraph" w:styleId="BodyTextIndent">
    <w:name w:val="Body Text Indent"/>
    <w:basedOn w:val="Normal"/>
    <w:link w:val="BodyTextIndentChar"/>
    <w:semiHidden/>
    <w:pPr>
      <w:ind w:left="1440" w:hanging="720"/>
    </w:pPr>
    <w:rPr>
      <w:sz w:val="24"/>
    </w:rPr>
  </w:style>
  <w:style w:type="paragraph" w:styleId="BodyText">
    <w:name w:val="Body Text"/>
    <w:basedOn w:val="Normal"/>
    <w:semiHidden/>
    <w:rPr>
      <w:b/>
      <w:bCs/>
    </w:rPr>
  </w:style>
  <w:style w:type="paragraph" w:styleId="BodyTextIndent2">
    <w:name w:val="Body Text Indent 2"/>
    <w:basedOn w:val="Normal"/>
    <w:semiHidden/>
    <w:pPr>
      <w:spacing w:after="0"/>
      <w:ind w:left="3600" w:hanging="2880"/>
    </w:pPr>
  </w:style>
  <w:style w:type="character" w:styleId="Hyperlink">
    <w:name w:val="Hyperlink"/>
    <w:semiHidden/>
    <w:rPr>
      <w:color w:val="0000FF"/>
      <w:u w:val="single"/>
    </w:rPr>
  </w:style>
  <w:style w:type="paragraph" w:styleId="BodyText2">
    <w:name w:val="Body Text 2"/>
    <w:basedOn w:val="Normal"/>
    <w:link w:val="BodyText2Char"/>
    <w:semiHidden/>
    <w:rPr>
      <w:i/>
      <w:iCs/>
      <w:vanish/>
      <w:color w:val="000000"/>
    </w:rPr>
  </w:style>
  <w:style w:type="character" w:styleId="FollowedHyperlink">
    <w:name w:val="FollowedHyperlink"/>
    <w:semiHidden/>
    <w:rPr>
      <w:color w:val="800080"/>
      <w:u w:val="single"/>
    </w:rPr>
  </w:style>
  <w:style w:type="paragraph" w:styleId="Caption">
    <w:name w:val="caption"/>
    <w:basedOn w:val="Normal"/>
    <w:next w:val="Normal"/>
    <w:qFormat/>
    <w:rPr>
      <w:b/>
      <w:bCs/>
      <w:i/>
      <w:iCs/>
      <w:lang w:val="en-US"/>
    </w:rPr>
  </w:style>
  <w:style w:type="paragraph" w:styleId="BodyTextIndent3">
    <w:name w:val="Body Text Indent 3"/>
    <w:basedOn w:val="Normal"/>
    <w:semiHidden/>
    <w:pPr>
      <w:tabs>
        <w:tab w:val="left" w:pos="3600"/>
        <w:tab w:val="left" w:pos="7200"/>
      </w:tabs>
      <w:ind w:left="720"/>
    </w:pPr>
  </w:style>
  <w:style w:type="character" w:customStyle="1" w:styleId="Key">
    <w:name w:val="Key"/>
    <w:rPr>
      <w:rFonts w:ascii="Times New Roman" w:hAnsi="Times New Roman" w:cs="Times New Roman"/>
      <w:spacing w:val="0"/>
      <w:w w:val="100"/>
      <w:sz w:val="17"/>
      <w:szCs w:val="17"/>
      <w:u w:val="none"/>
      <w:vertAlign w:val="baseline"/>
      <w:lang w:val="en-US"/>
    </w:rPr>
  </w:style>
  <w:style w:type="character" w:customStyle="1" w:styleId="Value">
    <w:name w:val="Value"/>
    <w:rPr>
      <w:rFonts w:ascii="Times New Roman" w:hAnsi="Times New Roman" w:cs="Times New Roman"/>
      <w:color w:val="000000"/>
      <w:spacing w:val="0"/>
      <w:w w:val="100"/>
      <w:sz w:val="16"/>
      <w:szCs w:val="16"/>
      <w:u w:val="none"/>
      <w:vertAlign w:val="baseline"/>
      <w:lang w:val="en-US"/>
    </w:rPr>
  </w:style>
  <w:style w:type="character" w:customStyle="1" w:styleId="Setting">
    <w:name w:val="Setting"/>
    <w:rPr>
      <w:rFonts w:ascii="Times New Roman" w:hAnsi="Times New Roman" w:cs="Times New Roman"/>
      <w:b/>
      <w:bCs/>
      <w:caps/>
      <w:color w:val="262BA1"/>
      <w:spacing w:val="0"/>
      <w:w w:val="100"/>
      <w:sz w:val="15"/>
      <w:szCs w:val="15"/>
      <w:u w:val="none"/>
      <w:vertAlign w:val="baseline"/>
      <w:lang w:val="en-US"/>
    </w:rPr>
  </w:style>
  <w:style w:type="paragraph" w:customStyle="1" w:styleId="Spec">
    <w:name w:val="Spec"/>
    <w:pPr>
      <w:tabs>
        <w:tab w:val="left" w:pos="1080"/>
      </w:tabs>
      <w:autoSpaceDE w:val="0"/>
      <w:autoSpaceDN w:val="0"/>
      <w:adjustRightInd w:val="0"/>
      <w:spacing w:after="20" w:line="180" w:lineRule="atLeast"/>
      <w:ind w:left="1080" w:hanging="1080"/>
    </w:pPr>
    <w:rPr>
      <w:rFonts w:ascii="Verdana" w:hAnsi="Verdana"/>
      <w:color w:val="000000"/>
      <w:w w:val="0"/>
      <w:sz w:val="14"/>
      <w:szCs w:val="14"/>
      <w:lang w:val="en-US" w:eastAsia="en-US"/>
    </w:rPr>
  </w:style>
  <w:style w:type="paragraph" w:customStyle="1" w:styleId="SpecHead">
    <w:name w:val="SpecHead"/>
    <w:next w:val="Spec"/>
    <w:pPr>
      <w:keepNext/>
      <w:suppressAutoHyphens/>
      <w:autoSpaceDE w:val="0"/>
      <w:autoSpaceDN w:val="0"/>
      <w:adjustRightInd w:val="0"/>
      <w:spacing w:before="80" w:line="200" w:lineRule="atLeast"/>
    </w:pPr>
    <w:rPr>
      <w:rFonts w:ascii="Verdana" w:hAnsi="Verdana"/>
      <w:b/>
      <w:bCs/>
      <w:caps/>
      <w:color w:val="000000"/>
      <w:w w:val="0"/>
      <w:sz w:val="16"/>
      <w:szCs w:val="16"/>
      <w:lang w:val="en-US" w:eastAsia="en-US"/>
    </w:rPr>
  </w:style>
  <w:style w:type="character" w:customStyle="1" w:styleId="Symbol">
    <w:name w:val="Symbol"/>
    <w:rPr>
      <w:rFonts w:ascii="Symbol" w:hAnsi="Symbol"/>
      <w:color w:val="000000"/>
      <w:w w:val="100"/>
      <w:u w:val="none"/>
      <w:vertAlign w:val="baseline"/>
      <w:lang w:val="en-US"/>
    </w:rPr>
  </w:style>
  <w:style w:type="character" w:customStyle="1" w:styleId="Path">
    <w:name w:val="Path"/>
    <w:rPr>
      <w:rFonts w:ascii="Times New Roman" w:hAnsi="Times New Roman" w:cs="Times New Roman"/>
      <w:b/>
      <w:bCs/>
      <w:caps/>
      <w:color w:val="262BA1"/>
      <w:spacing w:val="0"/>
      <w:w w:val="100"/>
      <w:sz w:val="15"/>
      <w:szCs w:val="15"/>
      <w:u w:val="none"/>
      <w:vertAlign w:val="baseline"/>
      <w:lang w:val="en-US"/>
    </w:rPr>
  </w:style>
  <w:style w:type="paragraph" w:customStyle="1" w:styleId="CellBodyHeading">
    <w:name w:val="CellBodyHeading"/>
    <w:pPr>
      <w:widowControl w:val="0"/>
      <w:suppressAutoHyphens/>
      <w:autoSpaceDE w:val="0"/>
      <w:autoSpaceDN w:val="0"/>
      <w:adjustRightInd w:val="0"/>
      <w:spacing w:line="160" w:lineRule="atLeast"/>
    </w:pPr>
    <w:rPr>
      <w:rFonts w:ascii="Verdana" w:hAnsi="Verdana"/>
      <w:b/>
      <w:bCs/>
      <w:color w:val="000000"/>
      <w:w w:val="0"/>
      <w:sz w:val="16"/>
      <w:szCs w:val="16"/>
      <w:lang w:val="en-US" w:eastAsia="en-US"/>
    </w:rPr>
  </w:style>
  <w:style w:type="character" w:customStyle="1" w:styleId="WingDing3">
    <w:name w:val="WingDing3"/>
    <w:rPr>
      <w:rFonts w:ascii="Wingdings 3" w:hAnsi="Wingdings 3"/>
      <w:spacing w:val="0"/>
      <w:w w:val="100"/>
      <w:sz w:val="16"/>
      <w:szCs w:val="16"/>
      <w:u w:val="none"/>
      <w:vertAlign w:val="baseline"/>
      <w:lang w:val="en-US"/>
    </w:rPr>
  </w:style>
  <w:style w:type="paragraph" w:customStyle="1" w:styleId="URDISPLAYS">
    <w:name w:val="URDISPLAYS"/>
    <w:basedOn w:val="Normal"/>
    <w:pPr>
      <w:spacing w:after="0"/>
    </w:pPr>
    <w:rPr>
      <w:rFonts w:ascii="GEsans55" w:hAnsi="GEsans55"/>
      <w:b/>
      <w:sz w:val="20"/>
      <w:szCs w:val="20"/>
      <w:lang w:val="en-GB"/>
    </w:rPr>
  </w:style>
  <w:style w:type="paragraph" w:customStyle="1" w:styleId="URRANGE">
    <w:name w:val="URRANGE"/>
    <w:basedOn w:val="Normal"/>
    <w:pPr>
      <w:spacing w:after="0"/>
    </w:pPr>
    <w:rPr>
      <w:rFonts w:ascii="Times New Roman" w:hAnsi="Times New Roman"/>
      <w:i/>
      <w:sz w:val="20"/>
      <w:szCs w:val="20"/>
      <w:lang w:val="en-GB"/>
    </w:rPr>
  </w:style>
  <w:style w:type="paragraph" w:styleId="BodyText3">
    <w:name w:val="Body Text 3"/>
    <w:basedOn w:val="Normal"/>
    <w:link w:val="BodyText3Char"/>
    <w:semiHidden/>
    <w:pPr>
      <w:spacing w:after="0"/>
      <w:jc w:val="both"/>
    </w:pPr>
    <w:rPr>
      <w:rFonts w:ascii="Times New Roman" w:hAnsi="Times New Roman"/>
      <w:szCs w:val="20"/>
      <w:lang w:val="en-US"/>
    </w:rPr>
  </w:style>
  <w:style w:type="paragraph" w:styleId="BalloonText">
    <w:name w:val="Balloon Text"/>
    <w:basedOn w:val="Normal"/>
    <w:link w:val="BalloonTextChar"/>
    <w:uiPriority w:val="99"/>
    <w:semiHidden/>
    <w:unhideWhenUsed/>
    <w:rsid w:val="00FA209B"/>
    <w:pPr>
      <w:spacing w:after="0"/>
    </w:pPr>
    <w:rPr>
      <w:rFonts w:ascii="Tahoma" w:hAnsi="Tahoma" w:cs="Tahoma"/>
      <w:sz w:val="16"/>
      <w:szCs w:val="16"/>
    </w:rPr>
  </w:style>
  <w:style w:type="character" w:customStyle="1" w:styleId="BalloonTextChar">
    <w:name w:val="Balloon Text Char"/>
    <w:link w:val="BalloonText"/>
    <w:uiPriority w:val="99"/>
    <w:semiHidden/>
    <w:rsid w:val="00FA209B"/>
    <w:rPr>
      <w:rFonts w:ascii="Tahoma" w:hAnsi="Tahoma" w:cs="Tahoma"/>
      <w:sz w:val="16"/>
      <w:szCs w:val="16"/>
      <w:lang w:val="en-CA"/>
    </w:rPr>
  </w:style>
  <w:style w:type="character" w:customStyle="1" w:styleId="HeaderChar">
    <w:name w:val="Header Char"/>
    <w:link w:val="Header"/>
    <w:semiHidden/>
    <w:rsid w:val="00000412"/>
    <w:rPr>
      <w:rFonts w:ascii="GE Inspira" w:hAnsi="GE Inspira"/>
      <w:sz w:val="22"/>
      <w:szCs w:val="24"/>
      <w:lang w:val="en-CA"/>
    </w:rPr>
  </w:style>
  <w:style w:type="character" w:customStyle="1" w:styleId="FooterChar">
    <w:name w:val="Footer Char"/>
    <w:link w:val="Footer"/>
    <w:semiHidden/>
    <w:rsid w:val="00000412"/>
    <w:rPr>
      <w:rFonts w:ascii="GE Inspira" w:hAnsi="GE Inspira"/>
      <w:sz w:val="22"/>
      <w:szCs w:val="24"/>
      <w:lang w:val="en-CA"/>
    </w:rPr>
  </w:style>
  <w:style w:type="character" w:customStyle="1" w:styleId="BodyText3Char">
    <w:name w:val="Body Text 3 Char"/>
    <w:link w:val="BodyText3"/>
    <w:semiHidden/>
    <w:rsid w:val="00000412"/>
    <w:rPr>
      <w:sz w:val="22"/>
    </w:rPr>
  </w:style>
  <w:style w:type="character" w:customStyle="1" w:styleId="Heading5Char">
    <w:name w:val="Heading 5 Char"/>
    <w:link w:val="Heading5"/>
    <w:rsid w:val="00CE0744"/>
    <w:rPr>
      <w:rFonts w:ascii="GE Inspira" w:hAnsi="GE Inspira"/>
      <w:b/>
      <w:bCs/>
      <w:sz w:val="22"/>
      <w:szCs w:val="24"/>
      <w:lang w:val="en-CA"/>
    </w:rPr>
  </w:style>
  <w:style w:type="character" w:customStyle="1" w:styleId="Heading3Char">
    <w:name w:val="Heading 3 Char"/>
    <w:link w:val="Heading3"/>
    <w:rsid w:val="002B04D6"/>
    <w:rPr>
      <w:rFonts w:ascii="GE Inspira" w:hAnsi="GE Inspira" w:cs="Arial"/>
      <w:b/>
      <w:bCs/>
      <w:sz w:val="26"/>
      <w:szCs w:val="26"/>
      <w:lang w:val="en-CA"/>
    </w:rPr>
  </w:style>
  <w:style w:type="character" w:customStyle="1" w:styleId="BodyTextIndentChar">
    <w:name w:val="Body Text Indent Char"/>
    <w:link w:val="BodyTextIndent"/>
    <w:semiHidden/>
    <w:rsid w:val="00653698"/>
    <w:rPr>
      <w:rFonts w:ascii="GE Inspira" w:hAnsi="GE Inspira"/>
      <w:sz w:val="24"/>
      <w:szCs w:val="24"/>
      <w:lang w:val="en-CA"/>
    </w:rPr>
  </w:style>
  <w:style w:type="paragraph" w:styleId="NormalWeb">
    <w:name w:val="Normal (Web)"/>
    <w:basedOn w:val="Normal"/>
    <w:uiPriority w:val="99"/>
    <w:semiHidden/>
    <w:unhideWhenUsed/>
    <w:rsid w:val="00840498"/>
    <w:pPr>
      <w:spacing w:before="100" w:beforeAutospacing="1" w:after="100" w:afterAutospacing="1"/>
    </w:pPr>
    <w:rPr>
      <w:rFonts w:ascii="Times New Roman" w:hAnsi="Times New Roman"/>
      <w:sz w:val="24"/>
      <w:lang w:val="en-US"/>
    </w:rPr>
  </w:style>
  <w:style w:type="character" w:customStyle="1" w:styleId="A1">
    <w:name w:val="A1"/>
    <w:uiPriority w:val="99"/>
    <w:rsid w:val="008652F3"/>
    <w:rPr>
      <w:color w:val="000000"/>
      <w:sz w:val="22"/>
      <w:szCs w:val="22"/>
    </w:rPr>
  </w:style>
  <w:style w:type="character" w:styleId="PlaceholderText">
    <w:name w:val="Placeholder Text"/>
    <w:uiPriority w:val="99"/>
    <w:semiHidden/>
    <w:rsid w:val="00882A9F"/>
    <w:rPr>
      <w:color w:val="808080"/>
    </w:rPr>
  </w:style>
  <w:style w:type="character" w:customStyle="1" w:styleId="BodyText2Char">
    <w:name w:val="Body Text 2 Char"/>
    <w:link w:val="BodyText2"/>
    <w:semiHidden/>
    <w:rsid w:val="00D723D8"/>
    <w:rPr>
      <w:rFonts w:ascii="GE Inspira" w:hAnsi="GE Inspira"/>
      <w:i/>
      <w:iCs/>
      <w:vanish/>
      <w:color w:val="000000"/>
      <w:sz w:val="22"/>
      <w:szCs w:val="24"/>
      <w:lang w:val="en-CA"/>
    </w:rPr>
  </w:style>
  <w:style w:type="paragraph" w:customStyle="1" w:styleId="Default">
    <w:name w:val="Default"/>
    <w:rsid w:val="00E77092"/>
    <w:pPr>
      <w:autoSpaceDE w:val="0"/>
      <w:autoSpaceDN w:val="0"/>
      <w:adjustRightInd w:val="0"/>
    </w:pPr>
    <w:rPr>
      <w:rFonts w:ascii="Arial" w:hAnsi="Arial" w:cs="Arial"/>
      <w:color w:val="000000"/>
      <w:sz w:val="24"/>
      <w:szCs w:val="24"/>
      <w:lang w:val="en-US" w:eastAsia="en-US"/>
    </w:rPr>
  </w:style>
  <w:style w:type="paragraph" w:styleId="Title">
    <w:name w:val="Title"/>
    <w:basedOn w:val="Normal"/>
    <w:link w:val="TitleChar"/>
    <w:qFormat/>
    <w:rsid w:val="00CE647B"/>
    <w:pPr>
      <w:spacing w:after="0"/>
      <w:jc w:val="center"/>
    </w:pPr>
    <w:rPr>
      <w:rFonts w:ascii="Times New Roman" w:hAnsi="Times New Roman"/>
      <w:b/>
      <w:sz w:val="28"/>
      <w:szCs w:val="20"/>
      <w:lang w:val="en-US"/>
    </w:rPr>
  </w:style>
  <w:style w:type="character" w:customStyle="1" w:styleId="TitleChar">
    <w:name w:val="Title Char"/>
    <w:link w:val="Title"/>
    <w:rsid w:val="00CE647B"/>
    <w:rPr>
      <w:b/>
      <w:sz w:val="28"/>
    </w:rPr>
  </w:style>
  <w:style w:type="paragraph" w:customStyle="1" w:styleId="SP8118802">
    <w:name w:val="SP.8.118802"/>
    <w:basedOn w:val="Default"/>
    <w:next w:val="Default"/>
    <w:uiPriority w:val="99"/>
    <w:rsid w:val="004247A7"/>
    <w:rPr>
      <w:rFonts w:ascii="GE Inspira" w:hAnsi="GE Inspira" w:cs="Times New Roman"/>
      <w:color w:val="auto"/>
    </w:rPr>
  </w:style>
  <w:style w:type="character" w:customStyle="1" w:styleId="SC8258071">
    <w:name w:val="SC.8.258071"/>
    <w:uiPriority w:val="99"/>
    <w:rsid w:val="004247A7"/>
    <w:rPr>
      <w:rFonts w:cs="GE Inspira"/>
      <w:b/>
      <w:bCs/>
      <w:color w:val="000000"/>
      <w:sz w:val="18"/>
      <w:szCs w:val="18"/>
    </w:rPr>
  </w:style>
  <w:style w:type="paragraph" w:styleId="ListParagraph">
    <w:name w:val="List Paragraph"/>
    <w:basedOn w:val="Normal"/>
    <w:uiPriority w:val="34"/>
    <w:qFormat/>
    <w:rsid w:val="00324028"/>
    <w:pPr>
      <w:spacing w:after="0"/>
      <w:ind w:left="720"/>
    </w:pPr>
    <w:rPr>
      <w:rFonts w:ascii="Calibri" w:eastAsia="Calibri" w:hAnsi="Calibri" w:cs="Calibri"/>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5973">
      <w:bodyDiv w:val="1"/>
      <w:marLeft w:val="0"/>
      <w:marRight w:val="0"/>
      <w:marTop w:val="0"/>
      <w:marBottom w:val="0"/>
      <w:divBdr>
        <w:top w:val="none" w:sz="0" w:space="0" w:color="auto"/>
        <w:left w:val="none" w:sz="0" w:space="0" w:color="auto"/>
        <w:bottom w:val="none" w:sz="0" w:space="0" w:color="auto"/>
        <w:right w:val="none" w:sz="0" w:space="0" w:color="auto"/>
      </w:divBdr>
    </w:div>
    <w:div w:id="333341192">
      <w:bodyDiv w:val="1"/>
      <w:marLeft w:val="0"/>
      <w:marRight w:val="0"/>
      <w:marTop w:val="0"/>
      <w:marBottom w:val="0"/>
      <w:divBdr>
        <w:top w:val="none" w:sz="0" w:space="0" w:color="auto"/>
        <w:left w:val="none" w:sz="0" w:space="0" w:color="auto"/>
        <w:bottom w:val="none" w:sz="0" w:space="0" w:color="auto"/>
        <w:right w:val="none" w:sz="0" w:space="0" w:color="auto"/>
      </w:divBdr>
    </w:div>
    <w:div w:id="357705402">
      <w:bodyDiv w:val="1"/>
      <w:marLeft w:val="0"/>
      <w:marRight w:val="0"/>
      <w:marTop w:val="0"/>
      <w:marBottom w:val="0"/>
      <w:divBdr>
        <w:top w:val="none" w:sz="0" w:space="0" w:color="auto"/>
        <w:left w:val="none" w:sz="0" w:space="0" w:color="auto"/>
        <w:bottom w:val="none" w:sz="0" w:space="0" w:color="auto"/>
        <w:right w:val="none" w:sz="0" w:space="0" w:color="auto"/>
      </w:divBdr>
      <w:divsChild>
        <w:div w:id="1064837672">
          <w:marLeft w:val="446"/>
          <w:marRight w:val="0"/>
          <w:marTop w:val="0"/>
          <w:marBottom w:val="0"/>
          <w:divBdr>
            <w:top w:val="none" w:sz="0" w:space="0" w:color="auto"/>
            <w:left w:val="none" w:sz="0" w:space="0" w:color="auto"/>
            <w:bottom w:val="none" w:sz="0" w:space="0" w:color="auto"/>
            <w:right w:val="none" w:sz="0" w:space="0" w:color="auto"/>
          </w:divBdr>
        </w:div>
        <w:div w:id="1904563697">
          <w:marLeft w:val="446"/>
          <w:marRight w:val="0"/>
          <w:marTop w:val="0"/>
          <w:marBottom w:val="0"/>
          <w:divBdr>
            <w:top w:val="none" w:sz="0" w:space="0" w:color="auto"/>
            <w:left w:val="none" w:sz="0" w:space="0" w:color="auto"/>
            <w:bottom w:val="none" w:sz="0" w:space="0" w:color="auto"/>
            <w:right w:val="none" w:sz="0" w:space="0" w:color="auto"/>
          </w:divBdr>
        </w:div>
      </w:divsChild>
    </w:div>
    <w:div w:id="467818326">
      <w:bodyDiv w:val="1"/>
      <w:marLeft w:val="0"/>
      <w:marRight w:val="0"/>
      <w:marTop w:val="0"/>
      <w:marBottom w:val="0"/>
      <w:divBdr>
        <w:top w:val="none" w:sz="0" w:space="0" w:color="auto"/>
        <w:left w:val="none" w:sz="0" w:space="0" w:color="auto"/>
        <w:bottom w:val="none" w:sz="0" w:space="0" w:color="auto"/>
        <w:right w:val="none" w:sz="0" w:space="0" w:color="auto"/>
      </w:divBdr>
      <w:divsChild>
        <w:div w:id="313488062">
          <w:marLeft w:val="1181"/>
          <w:marRight w:val="0"/>
          <w:marTop w:val="120"/>
          <w:marBottom w:val="0"/>
          <w:divBdr>
            <w:top w:val="none" w:sz="0" w:space="0" w:color="auto"/>
            <w:left w:val="none" w:sz="0" w:space="0" w:color="auto"/>
            <w:bottom w:val="none" w:sz="0" w:space="0" w:color="auto"/>
            <w:right w:val="none" w:sz="0" w:space="0" w:color="auto"/>
          </w:divBdr>
        </w:div>
        <w:div w:id="431053060">
          <w:marLeft w:val="346"/>
          <w:marRight w:val="0"/>
          <w:marTop w:val="140"/>
          <w:marBottom w:val="0"/>
          <w:divBdr>
            <w:top w:val="none" w:sz="0" w:space="0" w:color="auto"/>
            <w:left w:val="none" w:sz="0" w:space="0" w:color="auto"/>
            <w:bottom w:val="none" w:sz="0" w:space="0" w:color="auto"/>
            <w:right w:val="none" w:sz="0" w:space="0" w:color="auto"/>
          </w:divBdr>
        </w:div>
      </w:divsChild>
    </w:div>
    <w:div w:id="733314642">
      <w:bodyDiv w:val="1"/>
      <w:marLeft w:val="0"/>
      <w:marRight w:val="0"/>
      <w:marTop w:val="0"/>
      <w:marBottom w:val="0"/>
      <w:divBdr>
        <w:top w:val="none" w:sz="0" w:space="0" w:color="auto"/>
        <w:left w:val="none" w:sz="0" w:space="0" w:color="auto"/>
        <w:bottom w:val="none" w:sz="0" w:space="0" w:color="auto"/>
        <w:right w:val="none" w:sz="0" w:space="0" w:color="auto"/>
      </w:divBdr>
    </w:div>
    <w:div w:id="774374088">
      <w:bodyDiv w:val="1"/>
      <w:marLeft w:val="0"/>
      <w:marRight w:val="0"/>
      <w:marTop w:val="0"/>
      <w:marBottom w:val="0"/>
      <w:divBdr>
        <w:top w:val="none" w:sz="0" w:space="0" w:color="auto"/>
        <w:left w:val="none" w:sz="0" w:space="0" w:color="auto"/>
        <w:bottom w:val="none" w:sz="0" w:space="0" w:color="auto"/>
        <w:right w:val="none" w:sz="0" w:space="0" w:color="auto"/>
      </w:divBdr>
    </w:div>
    <w:div w:id="940137874">
      <w:bodyDiv w:val="1"/>
      <w:marLeft w:val="0"/>
      <w:marRight w:val="0"/>
      <w:marTop w:val="0"/>
      <w:marBottom w:val="0"/>
      <w:divBdr>
        <w:top w:val="none" w:sz="0" w:space="0" w:color="auto"/>
        <w:left w:val="none" w:sz="0" w:space="0" w:color="auto"/>
        <w:bottom w:val="none" w:sz="0" w:space="0" w:color="auto"/>
        <w:right w:val="none" w:sz="0" w:space="0" w:color="auto"/>
      </w:divBdr>
    </w:div>
    <w:div w:id="980233887">
      <w:bodyDiv w:val="1"/>
      <w:marLeft w:val="0"/>
      <w:marRight w:val="0"/>
      <w:marTop w:val="0"/>
      <w:marBottom w:val="0"/>
      <w:divBdr>
        <w:top w:val="none" w:sz="0" w:space="0" w:color="auto"/>
        <w:left w:val="none" w:sz="0" w:space="0" w:color="auto"/>
        <w:bottom w:val="none" w:sz="0" w:space="0" w:color="auto"/>
        <w:right w:val="none" w:sz="0" w:space="0" w:color="auto"/>
      </w:divBdr>
    </w:div>
    <w:div w:id="1020817854">
      <w:bodyDiv w:val="1"/>
      <w:marLeft w:val="0"/>
      <w:marRight w:val="0"/>
      <w:marTop w:val="0"/>
      <w:marBottom w:val="0"/>
      <w:divBdr>
        <w:top w:val="none" w:sz="0" w:space="0" w:color="auto"/>
        <w:left w:val="none" w:sz="0" w:space="0" w:color="auto"/>
        <w:bottom w:val="none" w:sz="0" w:space="0" w:color="auto"/>
        <w:right w:val="none" w:sz="0" w:space="0" w:color="auto"/>
      </w:divBdr>
    </w:div>
    <w:div w:id="1031224804">
      <w:bodyDiv w:val="1"/>
      <w:marLeft w:val="0"/>
      <w:marRight w:val="0"/>
      <w:marTop w:val="0"/>
      <w:marBottom w:val="0"/>
      <w:divBdr>
        <w:top w:val="none" w:sz="0" w:space="0" w:color="auto"/>
        <w:left w:val="none" w:sz="0" w:space="0" w:color="auto"/>
        <w:bottom w:val="none" w:sz="0" w:space="0" w:color="auto"/>
        <w:right w:val="none" w:sz="0" w:space="0" w:color="auto"/>
      </w:divBdr>
    </w:div>
    <w:div w:id="1064567242">
      <w:bodyDiv w:val="1"/>
      <w:marLeft w:val="0"/>
      <w:marRight w:val="0"/>
      <w:marTop w:val="0"/>
      <w:marBottom w:val="0"/>
      <w:divBdr>
        <w:top w:val="none" w:sz="0" w:space="0" w:color="auto"/>
        <w:left w:val="none" w:sz="0" w:space="0" w:color="auto"/>
        <w:bottom w:val="none" w:sz="0" w:space="0" w:color="auto"/>
        <w:right w:val="none" w:sz="0" w:space="0" w:color="auto"/>
      </w:divBdr>
    </w:div>
    <w:div w:id="1083336442">
      <w:bodyDiv w:val="1"/>
      <w:marLeft w:val="0"/>
      <w:marRight w:val="0"/>
      <w:marTop w:val="0"/>
      <w:marBottom w:val="0"/>
      <w:divBdr>
        <w:top w:val="none" w:sz="0" w:space="0" w:color="auto"/>
        <w:left w:val="none" w:sz="0" w:space="0" w:color="auto"/>
        <w:bottom w:val="none" w:sz="0" w:space="0" w:color="auto"/>
        <w:right w:val="none" w:sz="0" w:space="0" w:color="auto"/>
      </w:divBdr>
    </w:div>
    <w:div w:id="1135483430">
      <w:bodyDiv w:val="1"/>
      <w:marLeft w:val="0"/>
      <w:marRight w:val="0"/>
      <w:marTop w:val="0"/>
      <w:marBottom w:val="0"/>
      <w:divBdr>
        <w:top w:val="none" w:sz="0" w:space="0" w:color="auto"/>
        <w:left w:val="none" w:sz="0" w:space="0" w:color="auto"/>
        <w:bottom w:val="none" w:sz="0" w:space="0" w:color="auto"/>
        <w:right w:val="none" w:sz="0" w:space="0" w:color="auto"/>
      </w:divBdr>
    </w:div>
    <w:div w:id="1274746018">
      <w:bodyDiv w:val="1"/>
      <w:marLeft w:val="0"/>
      <w:marRight w:val="0"/>
      <w:marTop w:val="0"/>
      <w:marBottom w:val="0"/>
      <w:divBdr>
        <w:top w:val="none" w:sz="0" w:space="0" w:color="auto"/>
        <w:left w:val="none" w:sz="0" w:space="0" w:color="auto"/>
        <w:bottom w:val="none" w:sz="0" w:space="0" w:color="auto"/>
        <w:right w:val="none" w:sz="0" w:space="0" w:color="auto"/>
      </w:divBdr>
    </w:div>
    <w:div w:id="1405225242">
      <w:bodyDiv w:val="1"/>
      <w:marLeft w:val="0"/>
      <w:marRight w:val="0"/>
      <w:marTop w:val="0"/>
      <w:marBottom w:val="0"/>
      <w:divBdr>
        <w:top w:val="none" w:sz="0" w:space="0" w:color="auto"/>
        <w:left w:val="none" w:sz="0" w:space="0" w:color="auto"/>
        <w:bottom w:val="none" w:sz="0" w:space="0" w:color="auto"/>
        <w:right w:val="none" w:sz="0" w:space="0" w:color="auto"/>
      </w:divBdr>
    </w:div>
    <w:div w:id="1723940341">
      <w:bodyDiv w:val="1"/>
      <w:marLeft w:val="0"/>
      <w:marRight w:val="0"/>
      <w:marTop w:val="0"/>
      <w:marBottom w:val="0"/>
      <w:divBdr>
        <w:top w:val="none" w:sz="0" w:space="0" w:color="auto"/>
        <w:left w:val="none" w:sz="0" w:space="0" w:color="auto"/>
        <w:bottom w:val="none" w:sz="0" w:space="0" w:color="auto"/>
        <w:right w:val="none" w:sz="0" w:space="0" w:color="auto"/>
      </w:divBdr>
      <w:divsChild>
        <w:div w:id="308439543">
          <w:marLeft w:val="547"/>
          <w:marRight w:val="0"/>
          <w:marTop w:val="240"/>
          <w:marBottom w:val="0"/>
          <w:divBdr>
            <w:top w:val="none" w:sz="0" w:space="0" w:color="auto"/>
            <w:left w:val="none" w:sz="0" w:space="0" w:color="auto"/>
            <w:bottom w:val="none" w:sz="0" w:space="0" w:color="auto"/>
            <w:right w:val="none" w:sz="0" w:space="0" w:color="auto"/>
          </w:divBdr>
        </w:div>
        <w:div w:id="380789777">
          <w:marLeft w:val="547"/>
          <w:marRight w:val="0"/>
          <w:marTop w:val="240"/>
          <w:marBottom w:val="0"/>
          <w:divBdr>
            <w:top w:val="none" w:sz="0" w:space="0" w:color="auto"/>
            <w:left w:val="none" w:sz="0" w:space="0" w:color="auto"/>
            <w:bottom w:val="none" w:sz="0" w:space="0" w:color="auto"/>
            <w:right w:val="none" w:sz="0" w:space="0" w:color="auto"/>
          </w:divBdr>
        </w:div>
        <w:div w:id="1152411009">
          <w:marLeft w:val="547"/>
          <w:marRight w:val="0"/>
          <w:marTop w:val="240"/>
          <w:marBottom w:val="0"/>
          <w:divBdr>
            <w:top w:val="none" w:sz="0" w:space="0" w:color="auto"/>
            <w:left w:val="none" w:sz="0" w:space="0" w:color="auto"/>
            <w:bottom w:val="none" w:sz="0" w:space="0" w:color="auto"/>
            <w:right w:val="none" w:sz="0" w:space="0" w:color="auto"/>
          </w:divBdr>
        </w:div>
        <w:div w:id="1340933899">
          <w:marLeft w:val="547"/>
          <w:marRight w:val="0"/>
          <w:marTop w:val="240"/>
          <w:marBottom w:val="0"/>
          <w:divBdr>
            <w:top w:val="none" w:sz="0" w:space="0" w:color="auto"/>
            <w:left w:val="none" w:sz="0" w:space="0" w:color="auto"/>
            <w:bottom w:val="none" w:sz="0" w:space="0" w:color="auto"/>
            <w:right w:val="none" w:sz="0" w:space="0" w:color="auto"/>
          </w:divBdr>
        </w:div>
        <w:div w:id="1899782170">
          <w:marLeft w:val="547"/>
          <w:marRight w:val="0"/>
          <w:marTop w:val="240"/>
          <w:marBottom w:val="0"/>
          <w:divBdr>
            <w:top w:val="none" w:sz="0" w:space="0" w:color="auto"/>
            <w:left w:val="none" w:sz="0" w:space="0" w:color="auto"/>
            <w:bottom w:val="none" w:sz="0" w:space="0" w:color="auto"/>
            <w:right w:val="none" w:sz="0" w:space="0" w:color="auto"/>
          </w:divBdr>
        </w:div>
      </w:divsChild>
    </w:div>
    <w:div w:id="1813905954">
      <w:bodyDiv w:val="1"/>
      <w:marLeft w:val="0"/>
      <w:marRight w:val="0"/>
      <w:marTop w:val="0"/>
      <w:marBottom w:val="0"/>
      <w:divBdr>
        <w:top w:val="none" w:sz="0" w:space="0" w:color="auto"/>
        <w:left w:val="none" w:sz="0" w:space="0" w:color="auto"/>
        <w:bottom w:val="none" w:sz="0" w:space="0" w:color="auto"/>
        <w:right w:val="none" w:sz="0" w:space="0" w:color="auto"/>
      </w:divBdr>
    </w:div>
    <w:div w:id="1817723755">
      <w:bodyDiv w:val="1"/>
      <w:marLeft w:val="0"/>
      <w:marRight w:val="0"/>
      <w:marTop w:val="0"/>
      <w:marBottom w:val="0"/>
      <w:divBdr>
        <w:top w:val="none" w:sz="0" w:space="0" w:color="auto"/>
        <w:left w:val="none" w:sz="0" w:space="0" w:color="auto"/>
        <w:bottom w:val="none" w:sz="0" w:space="0" w:color="auto"/>
        <w:right w:val="none" w:sz="0" w:space="0" w:color="auto"/>
      </w:divBdr>
    </w:div>
    <w:div w:id="1893730151">
      <w:bodyDiv w:val="1"/>
      <w:marLeft w:val="0"/>
      <w:marRight w:val="0"/>
      <w:marTop w:val="0"/>
      <w:marBottom w:val="0"/>
      <w:divBdr>
        <w:top w:val="none" w:sz="0" w:space="0" w:color="auto"/>
        <w:left w:val="none" w:sz="0" w:space="0" w:color="auto"/>
        <w:bottom w:val="none" w:sz="0" w:space="0" w:color="auto"/>
        <w:right w:val="none" w:sz="0" w:space="0" w:color="auto"/>
      </w:divBdr>
      <w:divsChild>
        <w:div w:id="47805693">
          <w:marLeft w:val="446"/>
          <w:marRight w:val="0"/>
          <w:marTop w:val="0"/>
          <w:marBottom w:val="0"/>
          <w:divBdr>
            <w:top w:val="none" w:sz="0" w:space="0" w:color="auto"/>
            <w:left w:val="none" w:sz="0" w:space="0" w:color="auto"/>
            <w:bottom w:val="none" w:sz="0" w:space="0" w:color="auto"/>
            <w:right w:val="none" w:sz="0" w:space="0" w:color="auto"/>
          </w:divBdr>
        </w:div>
        <w:div w:id="537932261">
          <w:marLeft w:val="446"/>
          <w:marRight w:val="0"/>
          <w:marTop w:val="0"/>
          <w:marBottom w:val="0"/>
          <w:divBdr>
            <w:top w:val="none" w:sz="0" w:space="0" w:color="auto"/>
            <w:left w:val="none" w:sz="0" w:space="0" w:color="auto"/>
            <w:bottom w:val="none" w:sz="0" w:space="0" w:color="auto"/>
            <w:right w:val="none" w:sz="0" w:space="0" w:color="auto"/>
          </w:divBdr>
        </w:div>
        <w:div w:id="1608462218">
          <w:marLeft w:val="446"/>
          <w:marRight w:val="0"/>
          <w:marTop w:val="0"/>
          <w:marBottom w:val="0"/>
          <w:divBdr>
            <w:top w:val="none" w:sz="0" w:space="0" w:color="auto"/>
            <w:left w:val="none" w:sz="0" w:space="0" w:color="auto"/>
            <w:bottom w:val="none" w:sz="0" w:space="0" w:color="auto"/>
            <w:right w:val="none" w:sz="0" w:space="0" w:color="auto"/>
          </w:divBdr>
        </w:div>
        <w:div w:id="1677807659">
          <w:marLeft w:val="446"/>
          <w:marRight w:val="0"/>
          <w:marTop w:val="0"/>
          <w:marBottom w:val="0"/>
          <w:divBdr>
            <w:top w:val="none" w:sz="0" w:space="0" w:color="auto"/>
            <w:left w:val="none" w:sz="0" w:space="0" w:color="auto"/>
            <w:bottom w:val="none" w:sz="0" w:space="0" w:color="auto"/>
            <w:right w:val="none" w:sz="0" w:space="0" w:color="auto"/>
          </w:divBdr>
        </w:div>
        <w:div w:id="1698043310">
          <w:marLeft w:val="446"/>
          <w:marRight w:val="0"/>
          <w:marTop w:val="0"/>
          <w:marBottom w:val="0"/>
          <w:divBdr>
            <w:top w:val="none" w:sz="0" w:space="0" w:color="auto"/>
            <w:left w:val="none" w:sz="0" w:space="0" w:color="auto"/>
            <w:bottom w:val="none" w:sz="0" w:space="0" w:color="auto"/>
            <w:right w:val="none" w:sz="0" w:space="0" w:color="auto"/>
          </w:divBdr>
        </w:div>
        <w:div w:id="1715498253">
          <w:marLeft w:val="446"/>
          <w:marRight w:val="0"/>
          <w:marTop w:val="0"/>
          <w:marBottom w:val="0"/>
          <w:divBdr>
            <w:top w:val="none" w:sz="0" w:space="0" w:color="auto"/>
            <w:left w:val="none" w:sz="0" w:space="0" w:color="auto"/>
            <w:bottom w:val="none" w:sz="0" w:space="0" w:color="auto"/>
            <w:right w:val="none" w:sz="0" w:space="0" w:color="auto"/>
          </w:divBdr>
        </w:div>
        <w:div w:id="2077628090">
          <w:marLeft w:val="446"/>
          <w:marRight w:val="0"/>
          <w:marTop w:val="0"/>
          <w:marBottom w:val="0"/>
          <w:divBdr>
            <w:top w:val="none" w:sz="0" w:space="0" w:color="auto"/>
            <w:left w:val="none" w:sz="0" w:space="0" w:color="auto"/>
            <w:bottom w:val="none" w:sz="0" w:space="0" w:color="auto"/>
            <w:right w:val="none" w:sz="0" w:space="0" w:color="auto"/>
          </w:divBdr>
        </w:div>
        <w:div w:id="2139032399">
          <w:marLeft w:val="446"/>
          <w:marRight w:val="0"/>
          <w:marTop w:val="0"/>
          <w:marBottom w:val="0"/>
          <w:divBdr>
            <w:top w:val="none" w:sz="0" w:space="0" w:color="auto"/>
            <w:left w:val="none" w:sz="0" w:space="0" w:color="auto"/>
            <w:bottom w:val="none" w:sz="0" w:space="0" w:color="auto"/>
            <w:right w:val="none" w:sz="0" w:space="0" w:color="auto"/>
          </w:divBdr>
        </w:div>
      </w:divsChild>
    </w:div>
    <w:div w:id="1910263458">
      <w:bodyDiv w:val="1"/>
      <w:marLeft w:val="0"/>
      <w:marRight w:val="0"/>
      <w:marTop w:val="0"/>
      <w:marBottom w:val="0"/>
      <w:divBdr>
        <w:top w:val="none" w:sz="0" w:space="0" w:color="auto"/>
        <w:left w:val="none" w:sz="0" w:space="0" w:color="auto"/>
        <w:bottom w:val="none" w:sz="0" w:space="0" w:color="auto"/>
        <w:right w:val="none" w:sz="0" w:space="0" w:color="auto"/>
      </w:divBdr>
    </w:div>
    <w:div w:id="1934514311">
      <w:bodyDiv w:val="1"/>
      <w:marLeft w:val="0"/>
      <w:marRight w:val="0"/>
      <w:marTop w:val="0"/>
      <w:marBottom w:val="0"/>
      <w:divBdr>
        <w:top w:val="none" w:sz="0" w:space="0" w:color="auto"/>
        <w:left w:val="none" w:sz="0" w:space="0" w:color="auto"/>
        <w:bottom w:val="none" w:sz="0" w:space="0" w:color="auto"/>
        <w:right w:val="none" w:sz="0" w:space="0" w:color="auto"/>
      </w:divBdr>
      <w:divsChild>
        <w:div w:id="177082388">
          <w:marLeft w:val="446"/>
          <w:marRight w:val="0"/>
          <w:marTop w:val="0"/>
          <w:marBottom w:val="0"/>
          <w:divBdr>
            <w:top w:val="none" w:sz="0" w:space="0" w:color="auto"/>
            <w:left w:val="none" w:sz="0" w:space="0" w:color="auto"/>
            <w:bottom w:val="none" w:sz="0" w:space="0" w:color="auto"/>
            <w:right w:val="none" w:sz="0" w:space="0" w:color="auto"/>
          </w:divBdr>
        </w:div>
        <w:div w:id="252058357">
          <w:marLeft w:val="446"/>
          <w:marRight w:val="0"/>
          <w:marTop w:val="0"/>
          <w:marBottom w:val="0"/>
          <w:divBdr>
            <w:top w:val="none" w:sz="0" w:space="0" w:color="auto"/>
            <w:left w:val="none" w:sz="0" w:space="0" w:color="auto"/>
            <w:bottom w:val="none" w:sz="0" w:space="0" w:color="auto"/>
            <w:right w:val="none" w:sz="0" w:space="0" w:color="auto"/>
          </w:divBdr>
        </w:div>
        <w:div w:id="396393050">
          <w:marLeft w:val="446"/>
          <w:marRight w:val="0"/>
          <w:marTop w:val="0"/>
          <w:marBottom w:val="0"/>
          <w:divBdr>
            <w:top w:val="none" w:sz="0" w:space="0" w:color="auto"/>
            <w:left w:val="none" w:sz="0" w:space="0" w:color="auto"/>
            <w:bottom w:val="none" w:sz="0" w:space="0" w:color="auto"/>
            <w:right w:val="none" w:sz="0" w:space="0" w:color="auto"/>
          </w:divBdr>
        </w:div>
        <w:div w:id="770124101">
          <w:marLeft w:val="446"/>
          <w:marRight w:val="0"/>
          <w:marTop w:val="0"/>
          <w:marBottom w:val="0"/>
          <w:divBdr>
            <w:top w:val="none" w:sz="0" w:space="0" w:color="auto"/>
            <w:left w:val="none" w:sz="0" w:space="0" w:color="auto"/>
            <w:bottom w:val="none" w:sz="0" w:space="0" w:color="auto"/>
            <w:right w:val="none" w:sz="0" w:space="0" w:color="auto"/>
          </w:divBdr>
        </w:div>
        <w:div w:id="1153063098">
          <w:marLeft w:val="446"/>
          <w:marRight w:val="0"/>
          <w:marTop w:val="0"/>
          <w:marBottom w:val="0"/>
          <w:divBdr>
            <w:top w:val="none" w:sz="0" w:space="0" w:color="auto"/>
            <w:left w:val="none" w:sz="0" w:space="0" w:color="auto"/>
            <w:bottom w:val="none" w:sz="0" w:space="0" w:color="auto"/>
            <w:right w:val="none" w:sz="0" w:space="0" w:color="auto"/>
          </w:divBdr>
        </w:div>
        <w:div w:id="1321078901">
          <w:marLeft w:val="446"/>
          <w:marRight w:val="0"/>
          <w:marTop w:val="0"/>
          <w:marBottom w:val="0"/>
          <w:divBdr>
            <w:top w:val="none" w:sz="0" w:space="0" w:color="auto"/>
            <w:left w:val="none" w:sz="0" w:space="0" w:color="auto"/>
            <w:bottom w:val="none" w:sz="0" w:space="0" w:color="auto"/>
            <w:right w:val="none" w:sz="0" w:space="0" w:color="auto"/>
          </w:divBdr>
        </w:div>
        <w:div w:id="1340356297">
          <w:marLeft w:val="446"/>
          <w:marRight w:val="0"/>
          <w:marTop w:val="0"/>
          <w:marBottom w:val="0"/>
          <w:divBdr>
            <w:top w:val="none" w:sz="0" w:space="0" w:color="auto"/>
            <w:left w:val="none" w:sz="0" w:space="0" w:color="auto"/>
            <w:bottom w:val="none" w:sz="0" w:space="0" w:color="auto"/>
            <w:right w:val="none" w:sz="0" w:space="0" w:color="auto"/>
          </w:divBdr>
        </w:div>
        <w:div w:id="1348630372">
          <w:marLeft w:val="446"/>
          <w:marRight w:val="0"/>
          <w:marTop w:val="0"/>
          <w:marBottom w:val="0"/>
          <w:divBdr>
            <w:top w:val="none" w:sz="0" w:space="0" w:color="auto"/>
            <w:left w:val="none" w:sz="0" w:space="0" w:color="auto"/>
            <w:bottom w:val="none" w:sz="0" w:space="0" w:color="auto"/>
            <w:right w:val="none" w:sz="0" w:space="0" w:color="auto"/>
          </w:divBdr>
        </w:div>
      </w:divsChild>
    </w:div>
    <w:div w:id="1943415758">
      <w:bodyDiv w:val="1"/>
      <w:marLeft w:val="0"/>
      <w:marRight w:val="0"/>
      <w:marTop w:val="0"/>
      <w:marBottom w:val="0"/>
      <w:divBdr>
        <w:top w:val="none" w:sz="0" w:space="0" w:color="auto"/>
        <w:left w:val="none" w:sz="0" w:space="0" w:color="auto"/>
        <w:bottom w:val="none" w:sz="0" w:space="0" w:color="auto"/>
        <w:right w:val="none" w:sz="0" w:space="0" w:color="auto"/>
      </w:divBdr>
    </w:div>
    <w:div w:id="1978337391">
      <w:bodyDiv w:val="1"/>
      <w:marLeft w:val="0"/>
      <w:marRight w:val="0"/>
      <w:marTop w:val="0"/>
      <w:marBottom w:val="0"/>
      <w:divBdr>
        <w:top w:val="none" w:sz="0" w:space="0" w:color="auto"/>
        <w:left w:val="none" w:sz="0" w:space="0" w:color="auto"/>
        <w:bottom w:val="none" w:sz="0" w:space="0" w:color="auto"/>
        <w:right w:val="none" w:sz="0" w:space="0" w:color="auto"/>
      </w:divBdr>
    </w:div>
    <w:div w:id="199787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2.bin"/><Relationship Id="rId26" Type="http://schemas.openxmlformats.org/officeDocument/2006/relationships/image" Target="media/image14.emf"/><Relationship Id="rId39" Type="http://schemas.openxmlformats.org/officeDocument/2006/relationships/oleObject" Target="embeddings/oleObject6.bin"/><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oleObject" Target="embeddings/oleObject15.bin"/><Relationship Id="rId63" Type="http://schemas.openxmlformats.org/officeDocument/2006/relationships/image" Target="media/image37.png"/><Relationship Id="rId68" Type="http://schemas.openxmlformats.org/officeDocument/2006/relationships/image" Target="media/image41.png"/><Relationship Id="rId76" Type="http://schemas.openxmlformats.org/officeDocument/2006/relationships/image" Target="media/image48.png"/><Relationship Id="rId8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oleObject" Target="embeddings/oleObject9.bin"/><Relationship Id="rId53" Type="http://schemas.openxmlformats.org/officeDocument/2006/relationships/oleObject" Target="embeddings/oleObject14.bin"/><Relationship Id="rId58" Type="http://schemas.openxmlformats.org/officeDocument/2006/relationships/image" Target="media/image33.png"/><Relationship Id="rId66" Type="http://schemas.openxmlformats.org/officeDocument/2006/relationships/image" Target="media/image39.emf"/><Relationship Id="rId74" Type="http://schemas.openxmlformats.org/officeDocument/2006/relationships/image" Target="media/image46.png"/><Relationship Id="rId79" Type="http://schemas.openxmlformats.org/officeDocument/2006/relationships/oleObject" Target="embeddings/oleObject18.bin"/><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header" Target="header1.xml"/><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image" Target="media/image32.wmf"/><Relationship Id="rId64" Type="http://schemas.openxmlformats.org/officeDocument/2006/relationships/image" Target="media/image38.emf"/><Relationship Id="rId69" Type="http://schemas.openxmlformats.org/officeDocument/2006/relationships/image" Target="media/image42.wmf"/><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image" Target="media/image44.png"/><Relationship Id="rId80" Type="http://schemas.openxmlformats.org/officeDocument/2006/relationships/image" Target="media/image51.wmf"/><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cid:image001.png@01D2D487.647AAB40" TargetMode="External"/><Relationship Id="rId17" Type="http://schemas.openxmlformats.org/officeDocument/2006/relationships/image" Target="media/image8.wmf"/><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png"/><Relationship Id="rId67" Type="http://schemas.openxmlformats.org/officeDocument/2006/relationships/image" Target="media/image40.emf"/><Relationship Id="rId20" Type="http://schemas.openxmlformats.org/officeDocument/2006/relationships/image" Target="media/image10.png"/><Relationship Id="rId41" Type="http://schemas.openxmlformats.org/officeDocument/2006/relationships/oleObject" Target="embeddings/oleObject7.bin"/><Relationship Id="rId54" Type="http://schemas.openxmlformats.org/officeDocument/2006/relationships/image" Target="media/image31.wmf"/><Relationship Id="rId62" Type="http://schemas.openxmlformats.org/officeDocument/2006/relationships/image" Target="cid:image003.png@01D18B35.EA99A380" TargetMode="External"/><Relationship Id="rId70" Type="http://schemas.openxmlformats.org/officeDocument/2006/relationships/oleObject" Target="embeddings/oleObject17.bin"/><Relationship Id="rId75" Type="http://schemas.openxmlformats.org/officeDocument/2006/relationships/image" Target="media/image47.png"/><Relationship Id="rId83" Type="http://schemas.openxmlformats.org/officeDocument/2006/relationships/image" Target="media/image5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oleObject" Target="embeddings/oleObject16.bin"/><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wmf"/><Relationship Id="rId52" Type="http://schemas.openxmlformats.org/officeDocument/2006/relationships/oleObject" Target="embeddings/oleObject13.bin"/><Relationship Id="rId60" Type="http://schemas.openxmlformats.org/officeDocument/2006/relationships/image" Target="media/image35.png"/><Relationship Id="rId65" Type="http://schemas.openxmlformats.org/officeDocument/2006/relationships/package" Target="embeddings/Microsoft_Word_Document.docx"/><Relationship Id="rId73" Type="http://schemas.openxmlformats.org/officeDocument/2006/relationships/image" Target="media/image45.png"/><Relationship Id="rId78" Type="http://schemas.openxmlformats.org/officeDocument/2006/relationships/image" Target="media/image50.wmf"/><Relationship Id="rId81" Type="http://schemas.openxmlformats.org/officeDocument/2006/relationships/oleObject" Target="embeddings/oleObject19.bin"/><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4E803-56B3-4C0F-A797-621564629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14549</Words>
  <Characters>82931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Ground Instantaneous Overcurrent</vt:lpstr>
    </vt:vector>
  </TitlesOfParts>
  <Company>GE Digital Energy</Company>
  <LinksUpToDate>false</LinksUpToDate>
  <CharactersWithSpaces>97286</CharactersWithSpaces>
  <SharedDoc>false</SharedDoc>
  <HLinks>
    <vt:vector size="12" baseType="variant">
      <vt:variant>
        <vt:i4>7208974</vt:i4>
      </vt:variant>
      <vt:variant>
        <vt:i4>18860</vt:i4>
      </vt:variant>
      <vt:variant>
        <vt:i4>1028</vt:i4>
      </vt:variant>
      <vt:variant>
        <vt:i4>1</vt:i4>
      </vt:variant>
      <vt:variant>
        <vt:lpwstr>cid:image001.png@01D2D487.647AAB40</vt:lpwstr>
      </vt:variant>
      <vt:variant>
        <vt:lpwstr/>
      </vt:variant>
      <vt:variant>
        <vt:i4>6750216</vt:i4>
      </vt:variant>
      <vt:variant>
        <vt:i4>74826</vt:i4>
      </vt:variant>
      <vt:variant>
        <vt:i4>1092</vt:i4>
      </vt:variant>
      <vt:variant>
        <vt:i4>1</vt:i4>
      </vt:variant>
      <vt:variant>
        <vt:lpwstr>cid:image003.png@01D18B35.EA99A380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Ground Instantaneous Overcurrent</dc:title>
  <dc:subject/>
  <dc:creator>320003758;Sudhanshu Mishra</dc:creator>
  <cp:keywords/>
  <cp:lastModifiedBy>Rajakirubagaran, Rajvijayikaran (GE Vernova)</cp:lastModifiedBy>
  <cp:revision>2</cp:revision>
  <cp:lastPrinted>2018-02-14T12:55:00Z</cp:lastPrinted>
  <dcterms:created xsi:type="dcterms:W3CDTF">2024-01-08T04:44:00Z</dcterms:created>
  <dcterms:modified xsi:type="dcterms:W3CDTF">2024-01-08T04:44:00Z</dcterms:modified>
</cp:coreProperties>
</file>